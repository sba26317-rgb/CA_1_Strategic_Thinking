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6F9FF" w14:textId="2BBCF3D0" w:rsidR="0051184F" w:rsidRDefault="00E73B14">
      <w:r>
        <w:rPr>
          <w:noProof/>
        </w:rPr>
        <mc:AlternateContent>
          <mc:Choice Requires="wpg">
            <w:drawing>
              <wp:anchor distT="0" distB="0" distL="114300" distR="114300" simplePos="0" relativeHeight="251656704" behindDoc="0" locked="0" layoutInCell="1" hidden="0" allowOverlap="1" wp14:anchorId="6BEA538D" wp14:editId="17944A14">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41DD614A"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05B83197"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405A72B8"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BEA538D" id="Group 1728545881" o:spid="_x0000_s1026" style="position:absolute;margin-left:33.75pt;margin-top:-92.15pt;width:18pt;height:819.15pt;z-index:251656704;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41DD614A" w14:textId="77777777" w:rsidR="0051184F" w:rsidRDefault="0051184F">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fillcolor="#e97132 [3205]" stroked="f">
                    <v:textbox inset="2.53958mm,2.53958mm,2.53958mm,2.53958mm">
                      <w:txbxContent>
                        <w:p w14:paraId="05B83197" w14:textId="77777777" w:rsidR="0051184F" w:rsidRDefault="0051184F">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fillcolor="#156082 [3204]" stroked="f">
                    <v:textbox inset="2.53958mm,2.53958mm,2.53958mm,2.53958mm">
                      <w:txbxContent>
                        <w:p w14:paraId="405A72B8" w14:textId="77777777" w:rsidR="0051184F" w:rsidRDefault="0051184F">
                          <w:pPr>
                            <w:spacing w:after="0" w:line="240" w:lineRule="auto"/>
                            <w:textDirection w:val="btLr"/>
                          </w:pPr>
                        </w:p>
                      </w:txbxContent>
                    </v:textbox>
                  </v:rect>
                </v:group>
                <w10:wrap anchorx="page" anchory="margin"/>
              </v:group>
            </w:pict>
          </mc:Fallback>
        </mc:AlternateContent>
      </w:r>
      <w:r>
        <w:rPr>
          <w:noProof/>
        </w:rPr>
        <w:drawing>
          <wp:anchor distT="0" distB="0" distL="114300" distR="114300" simplePos="0" relativeHeight="251658752" behindDoc="0" locked="0" layoutInCell="1" hidden="0" allowOverlap="1" wp14:anchorId="2EEA8C80" wp14:editId="771CDCEB">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2"/>
                    <a:srcRect/>
                    <a:stretch>
                      <a:fillRect/>
                    </a:stretch>
                  </pic:blipFill>
                  <pic:spPr>
                    <a:xfrm>
                      <a:off x="0" y="0"/>
                      <a:ext cx="2206625" cy="762000"/>
                    </a:xfrm>
                    <a:prstGeom prst="rect">
                      <a:avLst/>
                    </a:prstGeom>
                    <a:ln/>
                  </pic:spPr>
                </pic:pic>
              </a:graphicData>
            </a:graphic>
          </wp:anchor>
        </w:drawing>
      </w:r>
    </w:p>
    <w:p w14:paraId="5311A073" w14:textId="77777777" w:rsidR="0051184F" w:rsidRDefault="00E73B14">
      <w:pPr>
        <w:rPr>
          <w:b/>
          <w:color w:val="156082"/>
          <w:sz w:val="36"/>
          <w:szCs w:val="36"/>
        </w:rPr>
      </w:pPr>
      <w:r>
        <w:rPr>
          <w:b/>
          <w:color w:val="156082"/>
          <w:sz w:val="36"/>
          <w:szCs w:val="36"/>
        </w:rPr>
        <w:t>Assessment Cover Page</w:t>
      </w:r>
    </w:p>
    <w:tbl>
      <w:tblPr>
        <w:tblW w:w="9015" w:type="dxa"/>
        <w:tblBorders>
          <w:insideH w:val="nil"/>
          <w:insideV w:val="nil"/>
        </w:tblBorders>
        <w:tblLayout w:type="fixed"/>
        <w:tblLook w:val="0400" w:firstRow="0" w:lastRow="0" w:firstColumn="0" w:lastColumn="0" w:noHBand="0" w:noVBand="1"/>
      </w:tblPr>
      <w:tblGrid>
        <w:gridCol w:w="3256"/>
        <w:gridCol w:w="5759"/>
      </w:tblGrid>
      <w:tr w:rsidR="0024408F" w14:paraId="465F2D17" w14:textId="77777777" w:rsidTr="0024408F">
        <w:tc>
          <w:tcPr>
            <w:tcW w:w="3256" w:type="dxa"/>
            <w:tcBorders>
              <w:top w:val="nil"/>
              <w:left w:val="nil"/>
              <w:bottom w:val="nil"/>
              <w:right w:val="nil"/>
            </w:tcBorders>
            <w:hideMark/>
          </w:tcPr>
          <w:p w14:paraId="73CF715E" w14:textId="77777777" w:rsidR="0024408F" w:rsidRDefault="0024408F">
            <w:pPr>
              <w:spacing w:line="480" w:lineRule="auto"/>
              <w:rPr>
                <w:ins w:id="0" w:author="naomie mboma" w:date="2026-04-19T22:07:00Z" w16du:dateUtc="2026-04-19T21:07:00Z"/>
                <w:i/>
                <w:color w:val="156082"/>
                <w:sz w:val="32"/>
                <w:szCs w:val="32"/>
              </w:rPr>
            </w:pPr>
            <w:r>
              <w:rPr>
                <w:i/>
                <w:color w:val="156082"/>
                <w:sz w:val="32"/>
                <w:szCs w:val="32"/>
              </w:rPr>
              <w:t>Student Full Name</w:t>
            </w:r>
          </w:p>
          <w:p w14:paraId="5387232B" w14:textId="63D372F5" w:rsidR="00E50787" w:rsidRDefault="007B3177">
            <w:pPr>
              <w:spacing w:line="480" w:lineRule="auto"/>
              <w:rPr>
                <w:i/>
                <w:color w:val="156082"/>
                <w:sz w:val="32"/>
                <w:szCs w:val="32"/>
              </w:rPr>
            </w:pPr>
            <w:ins w:id="1" w:author="Benjamin Rojas" w:date="2026-10-23T16:25:00Z" w16du:dateUtc="2026-10-23T15:25:00Z">
              <w:r w:rsidRPr="007B3177">
                <w:rPr>
                  <w:i/>
                  <w:color w:val="156082"/>
                  <w:sz w:val="24"/>
                  <w:szCs w:val="24"/>
                  <w:rPrChange w:id="2" w:author="Benjamin Rojas" w:date="2026-10-23T16:25:00Z" w16du:dateUtc="2026-10-23T15:25:00Z">
                    <w:rPr>
                      <w:i/>
                      <w:color w:val="156082"/>
                      <w:sz w:val="32"/>
                      <w:szCs w:val="32"/>
                    </w:rPr>
                  </w:rPrChange>
                </w:rPr>
                <w:t>Benjamin Aaron Rojas Salas</w:t>
              </w:r>
            </w:ins>
            <w:ins w:id="3" w:author="naomie mboma" w:date="2026-04-19T22:07:00Z" w16du:dateUtc="2026-04-19T21:07:00Z">
              <w:del w:id="4" w:author="Benjamin Rojas" w:date="2026-10-23T16:25:00Z" w16du:dateUtc="2026-10-23T15:25:00Z">
                <w:r w:rsidR="00E50787" w:rsidDel="007B3177">
                  <w:rPr>
                    <w:i/>
                    <w:color w:val="156082"/>
                    <w:sz w:val="32"/>
                    <w:szCs w:val="32"/>
                  </w:rPr>
                  <w:delText>Naomie Mboma</w:delText>
                </w:r>
              </w:del>
            </w:ins>
          </w:p>
        </w:tc>
        <w:tc>
          <w:tcPr>
            <w:tcW w:w="5759" w:type="dxa"/>
            <w:tcBorders>
              <w:top w:val="nil"/>
              <w:left w:val="nil"/>
              <w:bottom w:val="nil"/>
              <w:right w:val="nil"/>
            </w:tcBorders>
          </w:tcPr>
          <w:p w14:paraId="025D0A42" w14:textId="77777777" w:rsidR="0024408F" w:rsidRDefault="0024408F">
            <w:pPr>
              <w:spacing w:line="480" w:lineRule="auto"/>
              <w:rPr>
                <w:color w:val="000000"/>
                <w:sz w:val="32"/>
                <w:szCs w:val="32"/>
              </w:rPr>
            </w:pPr>
          </w:p>
        </w:tc>
      </w:tr>
      <w:tr w:rsidR="0024408F" w14:paraId="48CAC1B5" w14:textId="77777777" w:rsidTr="0024408F">
        <w:tc>
          <w:tcPr>
            <w:tcW w:w="3256" w:type="dxa"/>
            <w:tcBorders>
              <w:top w:val="nil"/>
              <w:left w:val="nil"/>
              <w:bottom w:val="nil"/>
              <w:right w:val="nil"/>
            </w:tcBorders>
            <w:hideMark/>
          </w:tcPr>
          <w:p w14:paraId="0F719F91" w14:textId="77777777" w:rsidR="0024408F" w:rsidRDefault="0024408F">
            <w:pPr>
              <w:spacing w:line="480" w:lineRule="auto"/>
              <w:rPr>
                <w:ins w:id="5" w:author="naomie mboma" w:date="2026-04-19T22:07:00Z" w16du:dateUtc="2026-04-19T21:07:00Z"/>
                <w:i/>
                <w:color w:val="156082"/>
                <w:sz w:val="32"/>
                <w:szCs w:val="32"/>
              </w:rPr>
            </w:pPr>
            <w:r>
              <w:rPr>
                <w:i/>
                <w:color w:val="156082"/>
                <w:sz w:val="32"/>
                <w:szCs w:val="32"/>
              </w:rPr>
              <w:t>Student Number</w:t>
            </w:r>
          </w:p>
          <w:p w14:paraId="4C519E27" w14:textId="175FEECF" w:rsidR="00E50787" w:rsidRDefault="00E50787">
            <w:pPr>
              <w:spacing w:line="480" w:lineRule="auto"/>
              <w:rPr>
                <w:i/>
                <w:color w:val="156082"/>
                <w:sz w:val="32"/>
                <w:szCs w:val="32"/>
              </w:rPr>
            </w:pPr>
            <w:ins w:id="6" w:author="naomie mboma" w:date="2026-04-19T22:07:00Z" w16du:dateUtc="2026-04-19T21:07:00Z">
              <w:r>
                <w:rPr>
                  <w:i/>
                  <w:color w:val="156082"/>
                  <w:sz w:val="32"/>
                  <w:szCs w:val="32"/>
                </w:rPr>
                <w:t>Sba2</w:t>
              </w:r>
            </w:ins>
            <w:ins w:id="7" w:author="Benjamin Rojas" w:date="2026-10-23T16:26:00Z" w16du:dateUtc="2026-10-23T15:26:00Z">
              <w:r w:rsidR="007B3177">
                <w:rPr>
                  <w:i/>
                  <w:color w:val="156082"/>
                  <w:sz w:val="32"/>
                  <w:szCs w:val="32"/>
                </w:rPr>
                <w:t>6317</w:t>
              </w:r>
            </w:ins>
            <w:ins w:id="8" w:author="naomie mboma" w:date="2026-04-19T22:07:00Z" w16du:dateUtc="2026-04-19T21:07:00Z">
              <w:del w:id="9" w:author="Benjamin Rojas" w:date="2026-10-23T16:26:00Z" w16du:dateUtc="2026-10-23T15:26:00Z">
                <w:r w:rsidDel="007B3177">
                  <w:rPr>
                    <w:i/>
                    <w:color w:val="156082"/>
                    <w:sz w:val="32"/>
                    <w:szCs w:val="32"/>
                  </w:rPr>
                  <w:delText>4440</w:delText>
                </w:r>
              </w:del>
            </w:ins>
          </w:p>
        </w:tc>
        <w:tc>
          <w:tcPr>
            <w:tcW w:w="5759" w:type="dxa"/>
            <w:tcBorders>
              <w:top w:val="nil"/>
              <w:left w:val="nil"/>
              <w:bottom w:val="nil"/>
              <w:right w:val="nil"/>
            </w:tcBorders>
          </w:tcPr>
          <w:p w14:paraId="722D23FE" w14:textId="77777777" w:rsidR="0024408F" w:rsidRDefault="0024408F">
            <w:pPr>
              <w:spacing w:line="480" w:lineRule="auto"/>
              <w:rPr>
                <w:color w:val="000000"/>
                <w:sz w:val="32"/>
                <w:szCs w:val="32"/>
              </w:rPr>
            </w:pPr>
          </w:p>
        </w:tc>
      </w:tr>
      <w:tr w:rsidR="0024408F" w14:paraId="2E212527" w14:textId="77777777" w:rsidTr="0024408F">
        <w:tc>
          <w:tcPr>
            <w:tcW w:w="3256" w:type="dxa"/>
            <w:tcBorders>
              <w:top w:val="nil"/>
              <w:left w:val="nil"/>
              <w:bottom w:val="nil"/>
              <w:right w:val="nil"/>
            </w:tcBorders>
            <w:hideMark/>
          </w:tcPr>
          <w:p w14:paraId="32085BBF" w14:textId="77777777" w:rsidR="0024408F" w:rsidRDefault="0024408F">
            <w:pPr>
              <w:spacing w:line="480" w:lineRule="auto"/>
              <w:rPr>
                <w:ins w:id="10" w:author="naomie mboma" w:date="2026-04-19T22:07:00Z" w16du:dateUtc="2026-04-19T21:07:00Z"/>
                <w:i/>
                <w:color w:val="156082"/>
                <w:sz w:val="32"/>
                <w:szCs w:val="32"/>
              </w:rPr>
            </w:pPr>
            <w:r>
              <w:rPr>
                <w:i/>
                <w:color w:val="156082"/>
                <w:sz w:val="32"/>
                <w:szCs w:val="32"/>
              </w:rPr>
              <w:t>Module Title</w:t>
            </w:r>
          </w:p>
          <w:p w14:paraId="25760F1A" w14:textId="2B89F340" w:rsidR="00E50787" w:rsidRDefault="007B3177">
            <w:pPr>
              <w:spacing w:line="480" w:lineRule="auto"/>
              <w:rPr>
                <w:i/>
                <w:color w:val="156082"/>
                <w:sz w:val="32"/>
                <w:szCs w:val="32"/>
              </w:rPr>
            </w:pPr>
            <w:ins w:id="11" w:author="Benjamin Rojas" w:date="2026-10-23T16:26:00Z" w16du:dateUtc="2026-10-23T15:26:00Z">
              <w:r>
                <w:rPr>
                  <w:i/>
                  <w:color w:val="156082"/>
                  <w:sz w:val="32"/>
                  <w:szCs w:val="32"/>
                </w:rPr>
                <w:t>Strategic Thinking</w:t>
              </w:r>
            </w:ins>
            <w:ins w:id="12" w:author="naomie mboma" w:date="2026-04-19T22:07:00Z" w16du:dateUtc="2026-04-19T21:07:00Z">
              <w:del w:id="13" w:author="Benjamin Rojas" w:date="2026-10-23T16:26:00Z" w16du:dateUtc="2026-10-23T15:26:00Z">
                <w:r w:rsidR="00E50787" w:rsidDel="007B3177">
                  <w:rPr>
                    <w:i/>
                    <w:color w:val="156082"/>
                    <w:sz w:val="32"/>
                    <w:szCs w:val="32"/>
                  </w:rPr>
                  <w:delText>Machine learning</w:delText>
                </w:r>
              </w:del>
            </w:ins>
          </w:p>
        </w:tc>
        <w:tc>
          <w:tcPr>
            <w:tcW w:w="5759" w:type="dxa"/>
            <w:tcBorders>
              <w:top w:val="nil"/>
              <w:left w:val="nil"/>
              <w:bottom w:val="nil"/>
              <w:right w:val="nil"/>
            </w:tcBorders>
          </w:tcPr>
          <w:p w14:paraId="3D2E23D3" w14:textId="77777777" w:rsidR="0024408F" w:rsidRDefault="0024408F">
            <w:pPr>
              <w:spacing w:line="480" w:lineRule="auto"/>
              <w:rPr>
                <w:color w:val="000000"/>
                <w:sz w:val="32"/>
                <w:szCs w:val="32"/>
              </w:rPr>
            </w:pPr>
          </w:p>
        </w:tc>
      </w:tr>
      <w:tr w:rsidR="0024408F" w14:paraId="6FA45D14" w14:textId="77777777" w:rsidTr="0024408F">
        <w:tc>
          <w:tcPr>
            <w:tcW w:w="3256" w:type="dxa"/>
            <w:tcBorders>
              <w:top w:val="nil"/>
              <w:left w:val="nil"/>
              <w:bottom w:val="nil"/>
              <w:right w:val="nil"/>
            </w:tcBorders>
            <w:hideMark/>
          </w:tcPr>
          <w:p w14:paraId="542B2E61" w14:textId="77777777" w:rsidR="0024408F" w:rsidRDefault="0024408F">
            <w:pPr>
              <w:spacing w:line="480" w:lineRule="auto"/>
              <w:rPr>
                <w:ins w:id="14" w:author="naomie mboma" w:date="2026-04-19T22:10:00Z" w16du:dateUtc="2026-04-19T21:10:00Z"/>
                <w:i/>
                <w:color w:val="156082"/>
                <w:sz w:val="32"/>
                <w:szCs w:val="32"/>
              </w:rPr>
            </w:pPr>
            <w:r>
              <w:rPr>
                <w:i/>
                <w:color w:val="156082"/>
                <w:sz w:val="32"/>
                <w:szCs w:val="32"/>
              </w:rPr>
              <w:t>Assessment Title</w:t>
            </w:r>
          </w:p>
          <w:p w14:paraId="489B184B" w14:textId="462E47D9" w:rsidR="00E50787" w:rsidRDefault="00E50787">
            <w:pPr>
              <w:spacing w:line="480" w:lineRule="auto"/>
              <w:rPr>
                <w:i/>
                <w:color w:val="156082"/>
                <w:sz w:val="32"/>
                <w:szCs w:val="32"/>
              </w:rPr>
            </w:pPr>
            <w:ins w:id="15" w:author="naomie mboma" w:date="2026-04-19T22:11:00Z" w16du:dateUtc="2026-04-19T21:11:00Z">
              <w:del w:id="16" w:author="Benjamin Rojas" w:date="2026-10-23T16:26:00Z" w16du:dateUtc="2026-10-23T15:26:00Z">
                <w:r w:rsidDel="007B3177">
                  <w:rPr>
                    <w:i/>
                    <w:color w:val="156082"/>
                    <w:sz w:val="32"/>
                    <w:szCs w:val="32"/>
                  </w:rPr>
                  <w:delText>Machine Learning for Businness</w:delText>
                </w:r>
              </w:del>
            </w:ins>
            <w:ins w:id="17" w:author="Benjamin Rojas" w:date="2026-10-23T16:26:00Z" w16du:dateUtc="2026-10-23T15:26:00Z">
              <w:r w:rsidR="007B3177">
                <w:rPr>
                  <w:i/>
                  <w:color w:val="156082"/>
                  <w:sz w:val="32"/>
                  <w:szCs w:val="32"/>
                </w:rPr>
                <w:t>CA_1 C</w:t>
              </w:r>
            </w:ins>
            <w:ins w:id="18" w:author="Benjamin Rojas" w:date="2026-10-23T16:27:00Z" w16du:dateUtc="2026-10-23T15:27:00Z">
              <w:r w:rsidR="007B3177">
                <w:rPr>
                  <w:i/>
                  <w:color w:val="156082"/>
                  <w:sz w:val="32"/>
                  <w:szCs w:val="32"/>
                </w:rPr>
                <w:t>apstone Project Proposal</w:t>
              </w:r>
            </w:ins>
          </w:p>
        </w:tc>
        <w:tc>
          <w:tcPr>
            <w:tcW w:w="5759" w:type="dxa"/>
            <w:tcBorders>
              <w:top w:val="nil"/>
              <w:left w:val="nil"/>
              <w:bottom w:val="nil"/>
              <w:right w:val="nil"/>
            </w:tcBorders>
          </w:tcPr>
          <w:p w14:paraId="00FFC7E5" w14:textId="77777777" w:rsidR="0024408F" w:rsidRDefault="0024408F">
            <w:pPr>
              <w:spacing w:line="480" w:lineRule="auto"/>
              <w:rPr>
                <w:color w:val="000000"/>
                <w:sz w:val="32"/>
                <w:szCs w:val="32"/>
              </w:rPr>
            </w:pPr>
          </w:p>
        </w:tc>
      </w:tr>
      <w:tr w:rsidR="0024408F" w14:paraId="60AB0230" w14:textId="77777777" w:rsidTr="0024408F">
        <w:tc>
          <w:tcPr>
            <w:tcW w:w="3256" w:type="dxa"/>
            <w:tcBorders>
              <w:top w:val="nil"/>
              <w:left w:val="nil"/>
              <w:bottom w:val="nil"/>
              <w:right w:val="nil"/>
            </w:tcBorders>
            <w:hideMark/>
          </w:tcPr>
          <w:p w14:paraId="3BA3412A" w14:textId="77777777" w:rsidR="0024408F" w:rsidRDefault="0024408F">
            <w:pPr>
              <w:spacing w:line="480" w:lineRule="auto"/>
              <w:rPr>
                <w:ins w:id="19" w:author="naomie mboma" w:date="2026-04-19T22:10:00Z" w16du:dateUtc="2026-04-19T21:10:00Z"/>
                <w:i/>
                <w:color w:val="156082"/>
                <w:sz w:val="32"/>
                <w:szCs w:val="32"/>
              </w:rPr>
            </w:pPr>
            <w:r>
              <w:rPr>
                <w:i/>
                <w:color w:val="156082"/>
                <w:sz w:val="32"/>
                <w:szCs w:val="32"/>
              </w:rPr>
              <w:t>Lecturer/Supervisor</w:t>
            </w:r>
          </w:p>
          <w:p w14:paraId="0F93ADA6" w14:textId="43C4B43E" w:rsidR="00E50787" w:rsidRDefault="00E50787">
            <w:pPr>
              <w:spacing w:line="480" w:lineRule="auto"/>
              <w:rPr>
                <w:i/>
                <w:color w:val="156082"/>
                <w:sz w:val="32"/>
                <w:szCs w:val="32"/>
              </w:rPr>
            </w:pPr>
            <w:ins w:id="20" w:author="naomie mboma" w:date="2026-04-19T22:10:00Z" w16du:dateUtc="2026-04-19T21:10:00Z">
              <w:r>
                <w:rPr>
                  <w:i/>
                  <w:color w:val="156082"/>
                  <w:sz w:val="32"/>
                  <w:szCs w:val="32"/>
                </w:rPr>
                <w:t>Muhammad lqbal</w:t>
              </w:r>
            </w:ins>
          </w:p>
        </w:tc>
        <w:tc>
          <w:tcPr>
            <w:tcW w:w="5759" w:type="dxa"/>
            <w:tcBorders>
              <w:top w:val="nil"/>
              <w:left w:val="nil"/>
              <w:bottom w:val="nil"/>
              <w:right w:val="nil"/>
            </w:tcBorders>
          </w:tcPr>
          <w:p w14:paraId="2F796F2E" w14:textId="77777777" w:rsidR="0024408F" w:rsidRDefault="0024408F">
            <w:pPr>
              <w:spacing w:line="480" w:lineRule="auto"/>
              <w:rPr>
                <w:color w:val="000000"/>
                <w:sz w:val="32"/>
                <w:szCs w:val="32"/>
              </w:rPr>
            </w:pPr>
          </w:p>
        </w:tc>
      </w:tr>
      <w:tr w:rsidR="0024408F" w14:paraId="4E5581C9" w14:textId="77777777" w:rsidTr="0024408F">
        <w:tc>
          <w:tcPr>
            <w:tcW w:w="3256" w:type="dxa"/>
            <w:tcBorders>
              <w:top w:val="nil"/>
              <w:left w:val="nil"/>
              <w:bottom w:val="nil"/>
              <w:right w:val="nil"/>
            </w:tcBorders>
            <w:hideMark/>
          </w:tcPr>
          <w:p w14:paraId="6A8415D4" w14:textId="77777777" w:rsidR="0024408F" w:rsidRDefault="0024408F">
            <w:pPr>
              <w:spacing w:line="480" w:lineRule="auto"/>
              <w:rPr>
                <w:ins w:id="21" w:author="naomie mboma" w:date="2026-04-19T22:08:00Z" w16du:dateUtc="2026-04-19T21:08:00Z"/>
                <w:i/>
                <w:color w:val="156082"/>
                <w:sz w:val="32"/>
                <w:szCs w:val="32"/>
              </w:rPr>
            </w:pPr>
            <w:r>
              <w:rPr>
                <w:i/>
                <w:color w:val="156082"/>
                <w:sz w:val="32"/>
                <w:szCs w:val="32"/>
              </w:rPr>
              <w:t>Assessment Due Date</w:t>
            </w:r>
          </w:p>
          <w:p w14:paraId="1B7FDA69" w14:textId="51818B96" w:rsidR="00E50787" w:rsidRDefault="00E50787">
            <w:pPr>
              <w:spacing w:line="480" w:lineRule="auto"/>
              <w:rPr>
                <w:i/>
                <w:color w:val="156082"/>
                <w:sz w:val="32"/>
                <w:szCs w:val="32"/>
              </w:rPr>
            </w:pPr>
            <w:ins w:id="22" w:author="naomie mboma" w:date="2026-04-19T22:08:00Z" w16du:dateUtc="2026-04-19T21:08:00Z">
              <w:r>
                <w:rPr>
                  <w:i/>
                  <w:color w:val="156082"/>
                  <w:sz w:val="32"/>
                  <w:szCs w:val="32"/>
                </w:rPr>
                <w:t>1</w:t>
              </w:r>
            </w:ins>
            <w:ins w:id="23" w:author="naomie mboma" w:date="2026-04-19T22:11:00Z" w16du:dateUtc="2026-04-19T21:11:00Z">
              <w:r>
                <w:rPr>
                  <w:i/>
                  <w:color w:val="156082"/>
                  <w:sz w:val="32"/>
                  <w:szCs w:val="32"/>
                </w:rPr>
                <w:t>2/03/2026</w:t>
              </w:r>
            </w:ins>
          </w:p>
        </w:tc>
        <w:tc>
          <w:tcPr>
            <w:tcW w:w="5759" w:type="dxa"/>
            <w:tcBorders>
              <w:top w:val="nil"/>
              <w:left w:val="nil"/>
              <w:bottom w:val="nil"/>
              <w:right w:val="nil"/>
            </w:tcBorders>
          </w:tcPr>
          <w:p w14:paraId="12EAA1FF" w14:textId="77777777" w:rsidR="0024408F" w:rsidRDefault="0024408F">
            <w:pPr>
              <w:spacing w:line="480" w:lineRule="auto"/>
              <w:rPr>
                <w:color w:val="000000"/>
                <w:sz w:val="32"/>
                <w:szCs w:val="32"/>
              </w:rPr>
            </w:pPr>
          </w:p>
        </w:tc>
      </w:tr>
      <w:tr w:rsidR="0024408F" w14:paraId="056D6F5B" w14:textId="77777777" w:rsidTr="0024408F">
        <w:tc>
          <w:tcPr>
            <w:tcW w:w="3256" w:type="dxa"/>
            <w:tcBorders>
              <w:top w:val="nil"/>
              <w:left w:val="nil"/>
              <w:bottom w:val="nil"/>
              <w:right w:val="nil"/>
            </w:tcBorders>
            <w:hideMark/>
          </w:tcPr>
          <w:p w14:paraId="1386FDD5" w14:textId="77777777" w:rsidR="00354D92" w:rsidRDefault="00354D92">
            <w:pPr>
              <w:spacing w:line="480" w:lineRule="auto"/>
              <w:rPr>
                <w:ins w:id="24" w:author="Benjamin Rojas" w:date="2026-10-24T18:53:00Z" w16du:dateUtc="2026-10-24T17:53:00Z"/>
                <w:i/>
                <w:color w:val="156082"/>
                <w:sz w:val="32"/>
                <w:szCs w:val="32"/>
              </w:rPr>
            </w:pPr>
          </w:p>
          <w:p w14:paraId="487A957A" w14:textId="7581E6FA" w:rsidR="0024408F" w:rsidRDefault="0024408F">
            <w:pPr>
              <w:spacing w:line="480" w:lineRule="auto"/>
              <w:rPr>
                <w:ins w:id="25" w:author="naomie mboma" w:date="2026-04-19T22:08:00Z" w16du:dateUtc="2026-04-19T21:08:00Z"/>
                <w:i/>
                <w:color w:val="156082"/>
                <w:sz w:val="32"/>
                <w:szCs w:val="32"/>
              </w:rPr>
            </w:pPr>
            <w:r>
              <w:rPr>
                <w:i/>
                <w:color w:val="156082"/>
                <w:sz w:val="32"/>
                <w:szCs w:val="32"/>
              </w:rPr>
              <w:lastRenderedPageBreak/>
              <w:t>Date of Submission</w:t>
            </w:r>
          </w:p>
          <w:p w14:paraId="4160E72B" w14:textId="4C1D0D7D" w:rsidR="00E50787" w:rsidRDefault="00354D92">
            <w:pPr>
              <w:spacing w:line="480" w:lineRule="auto"/>
              <w:rPr>
                <w:i/>
                <w:color w:val="156082"/>
                <w:sz w:val="32"/>
                <w:szCs w:val="32"/>
              </w:rPr>
            </w:pPr>
            <w:ins w:id="26" w:author="Benjamin Rojas" w:date="2026-10-24T18:53:00Z" w16du:dateUtc="2026-10-24T17:53:00Z">
              <w:r>
                <w:rPr>
                  <w:i/>
                  <w:color w:val="156082"/>
                  <w:sz w:val="32"/>
                  <w:szCs w:val="32"/>
                </w:rPr>
                <w:t>24</w:t>
              </w:r>
            </w:ins>
            <w:ins w:id="27" w:author="naomie mboma" w:date="2026-04-19T22:08:00Z" w16du:dateUtc="2026-04-19T21:08:00Z">
              <w:del w:id="28" w:author="Benjamin Rojas" w:date="2026-10-24T18:53:00Z" w16du:dateUtc="2026-10-24T17:53:00Z">
                <w:r w:rsidR="00E50787" w:rsidDel="00354D92">
                  <w:rPr>
                    <w:i/>
                    <w:color w:val="156082"/>
                    <w:sz w:val="32"/>
                    <w:szCs w:val="32"/>
                  </w:rPr>
                  <w:delText>19</w:delText>
                </w:r>
              </w:del>
              <w:r w:rsidR="00E50787">
                <w:rPr>
                  <w:i/>
                  <w:color w:val="156082"/>
                  <w:sz w:val="32"/>
                  <w:szCs w:val="32"/>
                </w:rPr>
                <w:t>/</w:t>
              </w:r>
            </w:ins>
            <w:ins w:id="29" w:author="Benjamin Rojas" w:date="2026-10-24T18:53:00Z" w16du:dateUtc="2026-10-24T17:53:00Z">
              <w:r>
                <w:rPr>
                  <w:i/>
                  <w:color w:val="156082"/>
                  <w:sz w:val="32"/>
                  <w:szCs w:val="32"/>
                </w:rPr>
                <w:t>10</w:t>
              </w:r>
            </w:ins>
            <w:ins w:id="30" w:author="naomie mboma" w:date="2026-04-19T22:08:00Z" w16du:dateUtc="2026-04-19T21:08:00Z">
              <w:del w:id="31" w:author="Benjamin Rojas" w:date="2026-10-24T18:53:00Z" w16du:dateUtc="2026-10-24T17:53:00Z">
                <w:r w:rsidR="00E50787" w:rsidDel="00354D92">
                  <w:rPr>
                    <w:i/>
                    <w:color w:val="156082"/>
                    <w:sz w:val="32"/>
                    <w:szCs w:val="32"/>
                  </w:rPr>
                  <w:delText>04</w:delText>
                </w:r>
              </w:del>
              <w:r w:rsidR="00E50787">
                <w:rPr>
                  <w:i/>
                  <w:color w:val="156082"/>
                  <w:sz w:val="32"/>
                  <w:szCs w:val="32"/>
                </w:rPr>
                <w:t>/</w:t>
              </w:r>
            </w:ins>
            <w:ins w:id="32" w:author="naomie mboma" w:date="2026-04-19T22:09:00Z" w16du:dateUtc="2026-04-19T21:09:00Z">
              <w:r w:rsidR="00E50787">
                <w:rPr>
                  <w:i/>
                  <w:color w:val="156082"/>
                  <w:sz w:val="32"/>
                  <w:szCs w:val="32"/>
                </w:rPr>
                <w:t>2026</w:t>
              </w:r>
            </w:ins>
          </w:p>
        </w:tc>
        <w:tc>
          <w:tcPr>
            <w:tcW w:w="5759" w:type="dxa"/>
            <w:tcBorders>
              <w:top w:val="nil"/>
              <w:left w:val="nil"/>
              <w:bottom w:val="nil"/>
              <w:right w:val="nil"/>
            </w:tcBorders>
          </w:tcPr>
          <w:p w14:paraId="3D912CB8" w14:textId="77777777" w:rsidR="0024408F" w:rsidRDefault="0024408F">
            <w:pPr>
              <w:spacing w:line="480" w:lineRule="auto"/>
              <w:rPr>
                <w:color w:val="000000"/>
                <w:sz w:val="32"/>
                <w:szCs w:val="32"/>
              </w:rPr>
            </w:pPr>
          </w:p>
        </w:tc>
      </w:tr>
    </w:tbl>
    <w:p w14:paraId="406FCFDF" w14:textId="77777777" w:rsidR="0051184F" w:rsidRDefault="00E73B14">
      <w:pPr>
        <w:rPr>
          <w:b/>
          <w:color w:val="156082"/>
          <w:sz w:val="32"/>
          <w:szCs w:val="32"/>
        </w:rPr>
      </w:pPr>
      <w:r>
        <w:rPr>
          <w:b/>
          <w:color w:val="156082"/>
          <w:sz w:val="32"/>
          <w:szCs w:val="32"/>
        </w:rPr>
        <w:t>Use of AI Tools</w:t>
      </w:r>
    </w:p>
    <w:p w14:paraId="1C867621" w14:textId="77777777" w:rsidR="0051184F" w:rsidRDefault="00E73B14">
      <w:pPr>
        <w:rPr>
          <w:rFonts w:ascii="Quattrocento Sans" w:eastAsia="Quattrocento Sans" w:hAnsi="Quattrocento Sans" w:cs="Quattrocento Sans"/>
          <w:b/>
          <w:color w:val="FF0000"/>
          <w:highlight w:val="white"/>
        </w:rPr>
      </w:pPr>
      <w:r>
        <w:rPr>
          <w:rFonts w:ascii="Quattrocento Sans" w:eastAsia="Quattrocento Sans" w:hAnsi="Quattrocento Sans" w:cs="Quattrocento Sans"/>
          <w:b/>
          <w:color w:val="FF0000"/>
          <w:highlight w:val="white"/>
        </w:rPr>
        <w:t>Choose the statement that fits your work and delete the other.</w:t>
      </w:r>
    </w:p>
    <w:p w14:paraId="1A53B379" w14:textId="6B263012" w:rsidR="007B3177" w:rsidRDefault="00E73B14">
      <w:pPr>
        <w:jc w:val="both"/>
        <w:rPr>
          <w:ins w:id="33" w:author="Benjamin Rojas" w:date="2026-10-23T16:30:00Z" w16du:dateUtc="2026-10-23T15:30:00Z"/>
          <w:b/>
          <w:sz w:val="28"/>
          <w:szCs w:val="28"/>
        </w:rPr>
        <w:pPrChange w:id="34" w:author="Benjamin Rojas" w:date="2026-10-23T16:31:00Z" w16du:dateUtc="2026-10-23T15:31:00Z">
          <w:pPr/>
        </w:pPrChange>
      </w:pPr>
      <w:r>
        <w:rPr>
          <w:sz w:val="28"/>
          <w:szCs w:val="28"/>
        </w:rPr>
        <w:t xml:space="preserve">I acknowledge the use of </w:t>
      </w:r>
      <w:del w:id="35" w:author="Benjamin Rojas" w:date="2026-10-23T16:27:00Z" w16du:dateUtc="2026-10-23T15:27:00Z">
        <w:r w:rsidDel="007B3177">
          <w:rPr>
            <w:b/>
            <w:sz w:val="28"/>
            <w:szCs w:val="28"/>
          </w:rPr>
          <w:delText>[en</w:delText>
        </w:r>
      </w:del>
      <w:ins w:id="36" w:author="Benjamin Rojas" w:date="2026-10-23T16:27:00Z" w16du:dateUtc="2026-10-23T15:27:00Z">
        <w:r w:rsidR="007B3177">
          <w:rPr>
            <w:b/>
            <w:sz w:val="28"/>
            <w:szCs w:val="28"/>
          </w:rPr>
          <w:t>Microsoft Copilot</w:t>
        </w:r>
      </w:ins>
      <w:del w:id="37" w:author="Benjamin Rojas" w:date="2026-10-23T16:27:00Z" w16du:dateUtc="2026-10-23T15:27:00Z">
        <w:r w:rsidDel="007B3177">
          <w:rPr>
            <w:b/>
            <w:sz w:val="28"/>
            <w:szCs w:val="28"/>
          </w:rPr>
          <w:delText>ter name of the AI tool you used]</w:delText>
        </w:r>
      </w:del>
      <w:r>
        <w:rPr>
          <w:sz w:val="28"/>
          <w:szCs w:val="28"/>
        </w:rPr>
        <w:t xml:space="preserve"> for the purpose of </w:t>
      </w:r>
      <w:del w:id="38" w:author="Benjamin Rojas" w:date="2026-10-23T16:28:00Z" w16du:dateUtc="2026-10-23T15:28:00Z">
        <w:r w:rsidDel="007B3177">
          <w:rPr>
            <w:b/>
            <w:sz w:val="28"/>
            <w:szCs w:val="28"/>
          </w:rPr>
          <w:delText>[</w:delText>
        </w:r>
      </w:del>
      <w:r>
        <w:rPr>
          <w:b/>
          <w:sz w:val="28"/>
          <w:szCs w:val="28"/>
        </w:rPr>
        <w:t>pro</w:t>
      </w:r>
      <w:ins w:id="39" w:author="Benjamin Rojas" w:date="2026-10-23T16:28:00Z" w16du:dateUtc="2026-10-23T15:28:00Z">
        <w:r w:rsidR="007B3177">
          <w:rPr>
            <w:b/>
            <w:sz w:val="28"/>
            <w:szCs w:val="28"/>
          </w:rPr>
          <w:t>ject planning, brainstorming</w:t>
        </w:r>
      </w:ins>
      <w:ins w:id="40" w:author="Benjamin Rojas" w:date="2026-10-23T16:29:00Z" w16du:dateUtc="2026-10-23T15:29:00Z">
        <w:r w:rsidR="007B3177">
          <w:rPr>
            <w:b/>
            <w:sz w:val="28"/>
            <w:szCs w:val="28"/>
          </w:rPr>
          <w:t xml:space="preserve"> and report reviewing.  </w:t>
        </w:r>
      </w:ins>
      <w:ins w:id="41" w:author="Benjamin Rojas" w:date="2026-10-23T16:30:00Z" w16du:dateUtc="2026-10-23T15:30:00Z">
        <w:r w:rsidR="007B3177">
          <w:rPr>
            <w:b/>
            <w:sz w:val="28"/>
            <w:szCs w:val="28"/>
          </w:rPr>
          <w:t xml:space="preserve">Everything that I generated by me was reviewed by Microsoft copilot, validated for structural purposes and adapted before adding </w:t>
        </w:r>
      </w:ins>
      <w:ins w:id="42" w:author="Benjamin Rojas" w:date="2026-10-23T16:31:00Z" w16du:dateUtc="2026-10-23T15:31:00Z">
        <w:r w:rsidR="007B3177">
          <w:rPr>
            <w:b/>
            <w:sz w:val="28"/>
            <w:szCs w:val="28"/>
          </w:rPr>
          <w:t>it into the main body of the word document.</w:t>
        </w:r>
      </w:ins>
      <w:ins w:id="43" w:author="Benjamin Rojas" w:date="2026-10-23T16:30:00Z" w16du:dateUtc="2026-10-23T15:30:00Z">
        <w:r w:rsidR="007B3177">
          <w:rPr>
            <w:b/>
            <w:sz w:val="28"/>
            <w:szCs w:val="28"/>
          </w:rPr>
          <w:t xml:space="preserve"> </w:t>
        </w:r>
      </w:ins>
    </w:p>
    <w:p w14:paraId="6D6E9AD7" w14:textId="265FF527" w:rsidR="0051184F" w:rsidDel="007B3177" w:rsidRDefault="00E73B14">
      <w:pPr>
        <w:rPr>
          <w:del w:id="44" w:author="Benjamin Rojas" w:date="2026-10-23T16:31:00Z" w16du:dateUtc="2026-10-23T15:31:00Z"/>
          <w:b/>
          <w:sz w:val="28"/>
          <w:szCs w:val="28"/>
        </w:rPr>
      </w:pPr>
      <w:del w:id="45" w:author="Benjamin Rojas" w:date="2026-10-23T16:31:00Z" w16du:dateUtc="2026-10-23T15:31:00Z">
        <w:r w:rsidDel="007B3177">
          <w:rPr>
            <w:b/>
            <w:sz w:val="28"/>
            <w:szCs w:val="28"/>
          </w:rPr>
          <w:delText xml:space="preserve">vide a brief explanation of how you used the tool]. </w:delText>
        </w:r>
      </w:del>
    </w:p>
    <w:p w14:paraId="3165D2C2" w14:textId="271ACE46" w:rsidR="0051184F" w:rsidRDefault="0024408F">
      <w:r>
        <w:rPr>
          <w:noProof/>
        </w:rPr>
        <mc:AlternateContent>
          <mc:Choice Requires="wps">
            <w:drawing>
              <wp:anchor distT="0" distB="0" distL="114300" distR="114300" simplePos="0" relativeHeight="251657728" behindDoc="0" locked="0" layoutInCell="1" hidden="0" allowOverlap="1" wp14:anchorId="29541C15" wp14:editId="123C3B55">
                <wp:simplePos x="0" y="0"/>
                <wp:positionH relativeFrom="margin">
                  <wp:align>center</wp:align>
                </wp:positionH>
                <wp:positionV relativeFrom="paragraph">
                  <wp:posOffset>492125</wp:posOffset>
                </wp:positionV>
                <wp:extent cx="5800725" cy="2876550"/>
                <wp:effectExtent l="19050" t="19050" r="28575" b="19050"/>
                <wp:wrapNone/>
                <wp:docPr id="1728545882" name="Rectangle 1728545882"/>
                <wp:cNvGraphicFramePr/>
                <a:graphic xmlns:a="http://schemas.openxmlformats.org/drawingml/2006/main">
                  <a:graphicData uri="http://schemas.microsoft.com/office/word/2010/wordprocessingShape">
                    <wps:wsp>
                      <wps:cNvSpPr/>
                      <wps:spPr>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v:rect w14:anchorId="29541C15" id="Rectangle 1728545882" o:spid="_x0000_s1031" style="position:absolute;margin-left:0;margin-top:38.75pt;width:456.75pt;height:226.5pt;z-index:2516577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" fillcolor="white [3201]" strokecolor="#156082 [3204]" strokeweight="2.25pt">
                <v:stroke startarrowwidth="narrow" startarrowlength="short" endarrowwidth="narrow" endarrowlength="short" joinstyle="round"/>
                <v:textbox inset="2.53958mm,1.2694mm,2.53958mm,1.2694mm">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del w:id="46" w:author="Benjamin Rojas" w:date="2026-10-23T16:31:00Z" w16du:dateUtc="2026-10-23T15:31:00Z">
        <w:r w:rsidR="00E73B14" w:rsidDel="007B3177">
          <w:rPr>
            <w:sz w:val="28"/>
            <w:szCs w:val="28"/>
          </w:rPr>
          <w:delText>I have not used any AI tools or technologies in the preparation of this assessment</w:delText>
        </w:r>
        <w:r w:rsidDel="007B3177">
          <w:rPr>
            <w:sz w:val="28"/>
            <w:szCs w:val="28"/>
          </w:rPr>
          <w:delText>.</w:delText>
        </w:r>
      </w:del>
    </w:p>
    <w:p w14:paraId="2A533964" w14:textId="4CDAC607" w:rsidR="0051184F" w:rsidRDefault="0051184F"/>
    <w:p w14:paraId="55CD6DCB" w14:textId="77777777" w:rsidR="0051184F" w:rsidRDefault="0051184F"/>
    <w:p w14:paraId="44F9F4FD" w14:textId="77777777" w:rsidR="0051184F" w:rsidRDefault="0051184F"/>
    <w:p w14:paraId="44386B7F" w14:textId="77777777" w:rsidR="0051184F" w:rsidRDefault="0051184F"/>
    <w:p w14:paraId="4380BBF5" w14:textId="77777777" w:rsidR="0051184F" w:rsidRDefault="0051184F">
      <w:pPr>
        <w:sectPr w:rsidR="0051184F">
          <w:pgSz w:w="11906" w:h="16838"/>
          <w:pgMar w:top="1440" w:right="1440" w:bottom="1440" w:left="1440" w:header="708" w:footer="708" w:gutter="0"/>
          <w:pgNumType w:start="1"/>
          <w:cols w:space="720"/>
        </w:sectPr>
      </w:pPr>
    </w:p>
    <w:p w14:paraId="542256CA" w14:textId="77777777" w:rsidR="00A977C0" w:rsidRDefault="00A977C0" w:rsidP="00A977C0">
      <w:pPr>
        <w:jc w:val="both"/>
        <w:rPr>
          <w:ins w:id="47" w:author="Benjamin Rojas" w:date="2026-10-24T19:40:00Z" w16du:dateUtc="2026-10-24T18:40:00Z"/>
          <w:rFonts w:ascii="Arial" w:eastAsia="Aptos" w:hAnsi="Arial" w:cs="Arial"/>
          <w:sz w:val="24"/>
          <w:szCs w:val="24"/>
          <w:lang w:val="en-GB"/>
        </w:rPr>
      </w:pPr>
    </w:p>
    <w:p w14:paraId="16504A30" w14:textId="77777777" w:rsidR="00A977C0" w:rsidRPr="00A977C0" w:rsidRDefault="00A977C0" w:rsidP="00A977C0">
      <w:pPr>
        <w:pStyle w:val="Heading1"/>
        <w:rPr>
          <w:ins w:id="48" w:author="Benjamin Rojas" w:date="2026-10-24T19:41:00Z" w16du:dateUtc="2026-10-24T18:41:00Z"/>
          <w:rFonts w:eastAsia="Aptos"/>
          <w:color w:val="215E99" w:themeColor="text2" w:themeTint="BF"/>
          <w:lang w:val="en-GB"/>
          <w:rPrChange w:id="49" w:author="Benjamin Rojas" w:date="2026-10-24T19:41:00Z" w16du:dateUtc="2026-10-24T18:41:00Z">
            <w:rPr>
              <w:ins w:id="50" w:author="Benjamin Rojas" w:date="2026-10-24T19:41:00Z" w16du:dateUtc="2026-10-24T18:41:00Z"/>
              <w:lang w:val="en-GB"/>
            </w:rPr>
          </w:rPrChange>
        </w:rPr>
        <w:pPrChange w:id="51" w:author="Benjamin Rojas" w:date="2026-10-24T19:41:00Z" w16du:dateUtc="2026-10-24T18:41:00Z">
          <w:pPr>
            <w:jc w:val="both"/>
          </w:pPr>
        </w:pPrChange>
      </w:pPr>
      <w:ins w:id="52" w:author="Benjamin Rojas" w:date="2026-10-24T19:37:00Z">
        <w:r w:rsidRPr="00A977C0">
          <w:rPr>
            <w:rFonts w:eastAsia="Aptos"/>
            <w:color w:val="215E99" w:themeColor="text2" w:themeTint="BF"/>
            <w:lang w:val="en-GB"/>
            <w:rPrChange w:id="53" w:author="Benjamin Rojas" w:date="2026-10-24T19:41:00Z" w16du:dateUtc="2026-10-24T18:41:00Z">
              <w:rPr>
                <w:rFonts w:ascii="Aptos" w:eastAsia="Aptos" w:hAnsi="Aptos" w:cs="Aptos"/>
                <w:b/>
                <w:bCs/>
                <w:color w:val="FF0000"/>
                <w:sz w:val="30"/>
                <w:szCs w:val="30"/>
                <w:u w:val="single"/>
                <w:lang w:val="en-GB"/>
              </w:rPr>
            </w:rPrChange>
          </w:rPr>
          <w:t>Appendix A</w:t>
        </w:r>
      </w:ins>
    </w:p>
    <w:p w14:paraId="0A2BBF39" w14:textId="5E79FC1E" w:rsidR="00A977C0" w:rsidRPr="00A977C0" w:rsidRDefault="00A977C0" w:rsidP="00A977C0">
      <w:pPr>
        <w:pStyle w:val="Heading2"/>
        <w:rPr>
          <w:ins w:id="54" w:author="Benjamin Rojas" w:date="2026-10-24T19:37:00Z"/>
          <w:rFonts w:eastAsia="Aptos"/>
          <w:color w:val="215E99" w:themeColor="text2" w:themeTint="BF"/>
          <w:lang w:val="en-GB"/>
          <w:rPrChange w:id="55" w:author="Benjamin Rojas" w:date="2026-10-24T19:41:00Z" w16du:dateUtc="2026-10-24T18:41:00Z">
            <w:rPr>
              <w:ins w:id="56" w:author="Benjamin Rojas" w:date="2026-10-24T19:37:00Z"/>
              <w:rFonts w:ascii="Aptos" w:eastAsia="Aptos" w:hAnsi="Aptos" w:cs="Aptos"/>
              <w:b/>
              <w:bCs/>
              <w:color w:val="FF0000"/>
              <w:sz w:val="30"/>
              <w:szCs w:val="30"/>
              <w:u w:val="single"/>
              <w:lang w:val="en-GB"/>
            </w:rPr>
          </w:rPrChange>
        </w:rPr>
        <w:pPrChange w:id="57" w:author="Benjamin Rojas" w:date="2026-10-24T19:41:00Z" w16du:dateUtc="2026-10-24T18:41:00Z">
          <w:pPr/>
        </w:pPrChange>
      </w:pPr>
      <w:ins w:id="58" w:author="Benjamin Rojas" w:date="2026-10-24T19:37:00Z">
        <w:r w:rsidRPr="00A977C0">
          <w:rPr>
            <w:rFonts w:eastAsia="Aptos"/>
            <w:color w:val="215E99" w:themeColor="text2" w:themeTint="BF"/>
            <w:lang w:val="en-GB"/>
            <w:rPrChange w:id="59" w:author="Benjamin Rojas" w:date="2026-10-24T19:41:00Z" w16du:dateUtc="2026-10-24T18:41:00Z">
              <w:rPr>
                <w:rFonts w:ascii="Aptos" w:eastAsia="Aptos" w:hAnsi="Aptos" w:cs="Aptos"/>
                <w:b/>
                <w:bCs/>
                <w:color w:val="FF0000"/>
                <w:sz w:val="30"/>
                <w:szCs w:val="30"/>
                <w:u w:val="single"/>
                <w:lang w:val="en-GB"/>
              </w:rPr>
            </w:rPrChange>
          </w:rPr>
          <w:t xml:space="preserve"> – Artificial Intelligence Usage</w:t>
        </w:r>
      </w:ins>
      <w:ins w:id="60" w:author="Benjamin Rojas" w:date="2026-10-24T19:41:00Z" w16du:dateUtc="2026-10-24T18:41:00Z">
        <w:r w:rsidRPr="00A977C0">
          <w:rPr>
            <w:rFonts w:eastAsia="Aptos"/>
            <w:color w:val="215E99" w:themeColor="text2" w:themeTint="BF"/>
            <w:lang w:val="en-GB"/>
            <w:rPrChange w:id="61" w:author="Benjamin Rojas" w:date="2026-10-24T19:41:00Z" w16du:dateUtc="2026-10-24T18:41:00Z">
              <w:rPr>
                <w:lang w:val="en-GB"/>
              </w:rPr>
            </w:rPrChange>
          </w:rPr>
          <w:t xml:space="preserve">, </w:t>
        </w:r>
      </w:ins>
      <w:ins w:id="62" w:author="Benjamin Rojas" w:date="2026-10-24T19:37:00Z">
        <w:r w:rsidRPr="00A977C0">
          <w:rPr>
            <w:rFonts w:eastAsia="Aptos"/>
            <w:color w:val="215E99" w:themeColor="text2" w:themeTint="BF"/>
            <w:lang w:val="en-GB"/>
            <w:rPrChange w:id="63" w:author="Benjamin Rojas" w:date="2026-10-24T19:41:00Z" w16du:dateUtc="2026-10-24T18:41:00Z">
              <w:rPr>
                <w:rFonts w:ascii="Aptos" w:eastAsia="Aptos" w:hAnsi="Aptos" w:cs="Aptos"/>
                <w:b/>
                <w:bCs/>
                <w:color w:val="FF0000"/>
                <w:sz w:val="30"/>
                <w:szCs w:val="30"/>
                <w:u w:val="single"/>
                <w:lang w:val="en-GB"/>
              </w:rPr>
            </w:rPrChange>
          </w:rPr>
          <w:t>Use of Microsoft Copilot</w:t>
        </w:r>
      </w:ins>
    </w:p>
    <w:p w14:paraId="44C51CC6" w14:textId="529CE375" w:rsidR="00A977C0" w:rsidRDefault="001D0E79" w:rsidP="001D0E79">
      <w:pPr>
        <w:jc w:val="both"/>
        <w:rPr>
          <w:ins w:id="64" w:author="Benjamin Rojas" w:date="2026-10-24T20:14:00Z" w16du:dateUtc="2026-10-24T19:14:00Z"/>
          <w:rFonts w:ascii="Arial" w:eastAsia="Aptos" w:hAnsi="Arial" w:cs="Arial"/>
          <w:sz w:val="24"/>
          <w:szCs w:val="24"/>
        </w:rPr>
      </w:pPr>
      <w:ins w:id="65" w:author="Benjamin Rojas" w:date="2026-10-24T20:08:00Z">
        <w:r w:rsidRPr="001D0E79">
          <w:rPr>
            <w:rFonts w:ascii="Arial" w:eastAsia="Aptos" w:hAnsi="Arial" w:cs="Arial"/>
            <w:sz w:val="24"/>
            <w:szCs w:val="24"/>
          </w:rPr>
          <w:t>The AI tool was used as a virtual research assistant to support the structural development of this Capstone Proposal, to brainstorm data sources, and to refine the academic tone of the writing. All AI-generated text was critically evaluated, modified to fit the specific business context of DJIA volatility, and verified against the CCT assignment brief and grading rubric.</w:t>
        </w:r>
      </w:ins>
    </w:p>
    <w:p w14:paraId="552F122E" w14:textId="77777777" w:rsidR="001D0E79" w:rsidRDefault="001D0E79" w:rsidP="001D0E79">
      <w:pPr>
        <w:jc w:val="both"/>
        <w:rPr>
          <w:ins w:id="66" w:author="Benjamin Rojas" w:date="2026-10-24T20:14:00Z" w16du:dateUtc="2026-10-24T19:14:00Z"/>
          <w:rFonts w:ascii="Arial" w:eastAsia="Aptos" w:hAnsi="Arial" w:cs="Arial"/>
          <w:sz w:val="24"/>
          <w:szCs w:val="24"/>
        </w:rPr>
      </w:pPr>
    </w:p>
    <w:p w14:paraId="6FF285DE" w14:textId="77777777" w:rsidR="001D0E79" w:rsidRDefault="001D0E79" w:rsidP="001D0E79">
      <w:pPr>
        <w:jc w:val="both"/>
        <w:rPr>
          <w:ins w:id="67" w:author="Benjamin Rojas" w:date="2026-10-24T20:14:00Z" w16du:dateUtc="2026-10-24T19:14:00Z"/>
          <w:rFonts w:ascii="Arial" w:eastAsia="Aptos" w:hAnsi="Arial" w:cs="Arial"/>
          <w:sz w:val="24"/>
          <w:szCs w:val="24"/>
        </w:rPr>
      </w:pPr>
    </w:p>
    <w:p w14:paraId="3B31A6C4" w14:textId="14151585" w:rsidR="001D0E79" w:rsidRPr="001D0E79" w:rsidRDefault="001D0E79" w:rsidP="001D0E79">
      <w:pPr>
        <w:jc w:val="both"/>
        <w:rPr>
          <w:ins w:id="68" w:author="Benjamin Rojas" w:date="2026-10-24T20:14:00Z" w16du:dateUtc="2026-10-24T19:14:00Z"/>
          <w:rFonts w:ascii="Arial" w:eastAsia="Aptos" w:hAnsi="Arial" w:cs="Arial"/>
          <w:color w:val="215E99" w:themeColor="text2" w:themeTint="BF"/>
          <w:sz w:val="24"/>
          <w:szCs w:val="24"/>
          <w:rPrChange w:id="69" w:author="Benjamin Rojas" w:date="2026-10-24T20:15:00Z" w16du:dateUtc="2026-10-24T19:15:00Z">
            <w:rPr>
              <w:ins w:id="70" w:author="Benjamin Rojas" w:date="2026-10-24T20:14:00Z" w16du:dateUtc="2026-10-24T19:14:00Z"/>
              <w:rFonts w:ascii="Arial" w:eastAsia="Aptos" w:hAnsi="Arial" w:cs="Arial"/>
              <w:sz w:val="24"/>
              <w:szCs w:val="24"/>
            </w:rPr>
          </w:rPrChange>
        </w:rPr>
      </w:pPr>
      <w:ins w:id="71" w:author="Benjamin Rojas" w:date="2026-10-24T20:14:00Z" w16du:dateUtc="2026-10-24T19:14:00Z">
        <w:r w:rsidRPr="001D0E79">
          <w:rPr>
            <w:rFonts w:ascii="Arial" w:eastAsia="Aptos" w:hAnsi="Arial" w:cs="Arial"/>
            <w:color w:val="215E99" w:themeColor="text2" w:themeTint="BF"/>
            <w:sz w:val="24"/>
            <w:szCs w:val="24"/>
            <w:rPrChange w:id="72" w:author="Benjamin Rojas" w:date="2026-10-24T20:15:00Z" w16du:dateUtc="2026-10-24T19:15:00Z">
              <w:rPr>
                <w:rFonts w:ascii="Arial" w:eastAsia="Aptos" w:hAnsi="Arial" w:cs="Arial"/>
                <w:sz w:val="24"/>
                <w:szCs w:val="24"/>
              </w:rPr>
            </w:rPrChange>
          </w:rPr>
          <w:t>Phrase that AI helped me to do.</w:t>
        </w:r>
      </w:ins>
    </w:p>
    <w:p w14:paraId="373F74F8" w14:textId="0529E1FF" w:rsidR="001D0E79" w:rsidRPr="001D0E79" w:rsidRDefault="001D0E79" w:rsidP="001D0E79">
      <w:pPr>
        <w:jc w:val="both"/>
        <w:rPr>
          <w:ins w:id="73" w:author="Benjamin Rojas" w:date="2026-10-24T20:15:00Z" w16du:dateUtc="2026-10-24T19:15:00Z"/>
          <w:rFonts w:ascii="Arial" w:hAnsi="Arial" w:cs="Arial"/>
          <w:i/>
          <w:iCs/>
          <w:sz w:val="24"/>
          <w:szCs w:val="24"/>
          <w:rPrChange w:id="74" w:author="Benjamin Rojas" w:date="2026-10-24T20:15:00Z" w16du:dateUtc="2026-10-24T19:15:00Z">
            <w:rPr>
              <w:ins w:id="75" w:author="Benjamin Rojas" w:date="2026-10-24T20:15:00Z" w16du:dateUtc="2026-10-24T19:15:00Z"/>
              <w:rFonts w:ascii="Arial" w:hAnsi="Arial" w:cs="Arial"/>
              <w:sz w:val="24"/>
              <w:szCs w:val="24"/>
            </w:rPr>
          </w:rPrChange>
        </w:rPr>
      </w:pPr>
      <w:ins w:id="76" w:author="Benjamin Rojas" w:date="2026-10-24T20:15:00Z" w16du:dateUtc="2026-10-24T19:15:00Z">
        <w:r w:rsidRPr="001D0E79">
          <w:rPr>
            <w:rFonts w:ascii="Arial" w:hAnsi="Arial" w:cs="Arial"/>
            <w:i/>
            <w:iCs/>
            <w:sz w:val="24"/>
            <w:szCs w:val="24"/>
            <w:rPrChange w:id="77" w:author="Benjamin Rojas" w:date="2026-10-24T20:15:00Z" w16du:dateUtc="2026-10-24T19:15:00Z">
              <w:rPr>
                <w:rFonts w:ascii="Arial" w:hAnsi="Arial" w:cs="Arial"/>
                <w:sz w:val="24"/>
                <w:szCs w:val="24"/>
              </w:rPr>
            </w:rPrChange>
          </w:rPr>
          <w:t>“</w:t>
        </w:r>
        <w:r w:rsidRPr="001D0E79">
          <w:rPr>
            <w:rFonts w:ascii="Arial" w:hAnsi="Arial" w:cs="Arial"/>
            <w:i/>
            <w:iCs/>
            <w:sz w:val="24"/>
            <w:szCs w:val="24"/>
            <w:rPrChange w:id="78" w:author="Benjamin Rojas" w:date="2026-10-24T20:15:00Z" w16du:dateUtc="2026-10-24T19:15:00Z">
              <w:rPr>
                <w:rFonts w:ascii="Arial" w:hAnsi="Arial" w:cs="Arial"/>
                <w:sz w:val="24"/>
                <w:szCs w:val="24"/>
              </w:rPr>
            </w:rPrChange>
          </w:rPr>
          <w:t>The target variable is the realised volatility of the DJIA over a five-day horizon. As the target variable is expected to be a continuous measure of realised DJIA volatility, the project will primarily explore supervised regression techniques.  Several methods covered during the programme, including Linear Regression, Decision Trees, Random Forests and K-Nearest Neighbours (KNN), may be evaluated. Random Forest, Linear Regression, Decision Trees and KNN will be evaluated, with final model selection based on performance and suitability for the dataset.</w:t>
        </w:r>
      </w:ins>
    </w:p>
    <w:p w14:paraId="1877290F" w14:textId="35271996" w:rsidR="001D0E79" w:rsidRPr="001D0E79" w:rsidRDefault="001D0E79" w:rsidP="001D0E79">
      <w:pPr>
        <w:jc w:val="both"/>
        <w:rPr>
          <w:ins w:id="79" w:author="Benjamin Rojas" w:date="2026-10-24T20:15:00Z" w16du:dateUtc="2026-10-24T19:15:00Z"/>
          <w:rFonts w:ascii="Arial" w:hAnsi="Arial" w:cs="Arial"/>
          <w:i/>
          <w:iCs/>
          <w:sz w:val="24"/>
          <w:szCs w:val="24"/>
          <w:rPrChange w:id="80" w:author="Benjamin Rojas" w:date="2026-10-24T20:15:00Z" w16du:dateUtc="2026-10-24T19:15:00Z">
            <w:rPr>
              <w:ins w:id="81" w:author="Benjamin Rojas" w:date="2026-10-24T20:15:00Z" w16du:dateUtc="2026-10-24T19:15:00Z"/>
              <w:rFonts w:ascii="Arial" w:hAnsi="Arial" w:cs="Arial"/>
              <w:sz w:val="24"/>
              <w:szCs w:val="24"/>
            </w:rPr>
          </w:rPrChange>
        </w:rPr>
      </w:pPr>
      <w:ins w:id="82" w:author="Benjamin Rojas" w:date="2026-10-24T20:15:00Z" w16du:dateUtc="2026-10-24T19:15:00Z">
        <w:r w:rsidRPr="001D0E79">
          <w:rPr>
            <w:rFonts w:ascii="Arial" w:hAnsi="Arial" w:cs="Arial"/>
            <w:i/>
            <w:iCs/>
            <w:sz w:val="24"/>
            <w:szCs w:val="24"/>
            <w:rPrChange w:id="83" w:author="Benjamin Rojas" w:date="2026-10-24T20:15:00Z" w16du:dateUtc="2026-10-24T19:15:00Z">
              <w:rPr>
                <w:rFonts w:ascii="Arial" w:hAnsi="Arial" w:cs="Arial"/>
                <w:sz w:val="24"/>
                <w:szCs w:val="24"/>
              </w:rPr>
            </w:rPrChange>
          </w:rPr>
          <w:t>To ensure model robustness the project will be assessed using Cros Validation techniques. Since the project focuses on a regression problem, performance is expected to be evaluated using Mean Absolute Error (MAE), Root Mean Squared Error (RMSE) and R-squared (R²). The analysis is expected to be conducted using Python, Pandas, Scikit-learn and Jupyter Notebook.</w:t>
        </w:r>
        <w:r w:rsidRPr="001D0E79">
          <w:rPr>
            <w:rFonts w:ascii="Arial" w:hAnsi="Arial" w:cs="Arial"/>
            <w:i/>
            <w:iCs/>
            <w:sz w:val="24"/>
            <w:szCs w:val="24"/>
            <w:rPrChange w:id="84" w:author="Benjamin Rojas" w:date="2026-10-24T20:15:00Z" w16du:dateUtc="2026-10-24T19:15:00Z">
              <w:rPr>
                <w:rFonts w:ascii="Arial" w:hAnsi="Arial" w:cs="Arial"/>
                <w:sz w:val="24"/>
                <w:szCs w:val="24"/>
              </w:rPr>
            </w:rPrChange>
          </w:rPr>
          <w:t>”</w:t>
        </w:r>
      </w:ins>
    </w:p>
    <w:p w14:paraId="486D1982" w14:textId="77777777" w:rsidR="001D0E79" w:rsidRDefault="001D0E79" w:rsidP="001D0E79">
      <w:pPr>
        <w:jc w:val="both"/>
        <w:rPr>
          <w:ins w:id="85" w:author="Benjamin Rojas" w:date="2026-10-24T20:14:00Z" w16du:dateUtc="2026-10-24T19:14:00Z"/>
          <w:rFonts w:ascii="Arial" w:eastAsia="Aptos" w:hAnsi="Arial" w:cs="Arial"/>
          <w:sz w:val="24"/>
          <w:szCs w:val="24"/>
        </w:rPr>
      </w:pPr>
    </w:p>
    <w:p w14:paraId="28529250" w14:textId="77777777" w:rsidR="001D0E79" w:rsidRPr="001D0E79" w:rsidRDefault="001D0E79" w:rsidP="001D0E79">
      <w:pPr>
        <w:jc w:val="both"/>
        <w:rPr>
          <w:ins w:id="86" w:author="Benjamin Rojas" w:date="2026-10-24T20:15:00Z"/>
          <w:rFonts w:ascii="Arial" w:eastAsia="Aptos" w:hAnsi="Arial" w:cs="Arial"/>
          <w:sz w:val="24"/>
          <w:szCs w:val="24"/>
          <w:lang w:val="en-GB"/>
        </w:rPr>
      </w:pPr>
      <w:ins w:id="87" w:author="Benjamin Rojas" w:date="2026-10-24T20:15:00Z">
        <w:r w:rsidRPr="001D0E79">
          <w:rPr>
            <w:rFonts w:ascii="Arial" w:eastAsia="Aptos" w:hAnsi="Arial" w:cs="Arial"/>
            <w:sz w:val="24"/>
            <w:szCs w:val="24"/>
            <w:lang w:val="en-GB"/>
          </w:rPr>
          <w:t>Artificial Intelligence assistance was used during the methodology development process because the project requires the selection of appropriate machine learning techniques, evaluation metrics and validation procedures. At the proposal stage, I did not yet possess sufficient experience in predictive modelling to justify independently which models would be most suitable for the problem being investigated.</w:t>
        </w:r>
      </w:ins>
    </w:p>
    <w:p w14:paraId="02C3C8EE" w14:textId="77777777" w:rsidR="001D0E79" w:rsidRPr="001D0E79" w:rsidRDefault="001D0E79" w:rsidP="001D0E79">
      <w:pPr>
        <w:jc w:val="both"/>
        <w:rPr>
          <w:ins w:id="88" w:author="Benjamin Rojas" w:date="2026-10-24T20:15:00Z"/>
          <w:rFonts w:ascii="Arial" w:eastAsia="Aptos" w:hAnsi="Arial" w:cs="Arial"/>
          <w:sz w:val="24"/>
          <w:szCs w:val="24"/>
          <w:lang w:val="en-GB"/>
        </w:rPr>
      </w:pPr>
      <w:ins w:id="89" w:author="Benjamin Rojas" w:date="2026-10-24T20:15:00Z">
        <w:r w:rsidRPr="001D0E79">
          <w:rPr>
            <w:rFonts w:ascii="Arial" w:eastAsia="Aptos" w:hAnsi="Arial" w:cs="Arial"/>
            <w:sz w:val="24"/>
            <w:szCs w:val="24"/>
            <w:lang w:val="en-GB"/>
          </w:rPr>
          <w:t>The AI tool assisted by analysing the characteristics of the research problem and explaining that the target variable, DJIA realised volatility, represents a continuous numerical value. Based on this, the project was classified as a regression problem rather than a classification problem. The AI tool then suggested candidate machine learning techniques covered during the programme, including Linear Regression, Decision Trees, Random Forests and K-Nearest Neighbours (KNN), and recommended evaluating their suitability rather than selecting a single model prematurely.</w:t>
        </w:r>
      </w:ins>
    </w:p>
    <w:p w14:paraId="2BFFF8FA" w14:textId="77777777" w:rsidR="001D0E79" w:rsidRPr="001D0E79" w:rsidRDefault="001D0E79" w:rsidP="001D0E79">
      <w:pPr>
        <w:jc w:val="both"/>
        <w:rPr>
          <w:ins w:id="90" w:author="Benjamin Rojas" w:date="2026-10-24T20:15:00Z"/>
          <w:rFonts w:ascii="Arial" w:eastAsia="Aptos" w:hAnsi="Arial" w:cs="Arial"/>
          <w:sz w:val="24"/>
          <w:szCs w:val="24"/>
          <w:lang w:val="en-GB"/>
        </w:rPr>
      </w:pPr>
      <w:ins w:id="91" w:author="Benjamin Rojas" w:date="2026-10-24T20:15:00Z">
        <w:r w:rsidRPr="001D0E79">
          <w:rPr>
            <w:rFonts w:ascii="Arial" w:eastAsia="Aptos" w:hAnsi="Arial" w:cs="Arial"/>
            <w:sz w:val="24"/>
            <w:szCs w:val="24"/>
            <w:lang w:val="en-GB"/>
          </w:rPr>
          <w:t xml:space="preserve">The AI tool also explained the relevance of Cross Validation and regression evaluation metrics such as Mean Absolute Error (MAE), Root Mean Squared Error (RMSE) and </w:t>
        </w:r>
        <w:r w:rsidRPr="001D0E79">
          <w:rPr>
            <w:rFonts w:ascii="Arial" w:eastAsia="Aptos" w:hAnsi="Arial" w:cs="Arial"/>
            <w:sz w:val="24"/>
            <w:szCs w:val="24"/>
            <w:lang w:val="en-GB"/>
          </w:rPr>
          <w:lastRenderedPageBreak/>
          <w:t>R-squared (R²). These recommendations were reviewed, evaluated and adapted before being incorporated into the project methodology. The final methodological decisions remain subject to validation during the second semester of the Capstone project.</w:t>
        </w:r>
      </w:ins>
    </w:p>
    <w:p w14:paraId="472FDC02" w14:textId="77777777" w:rsidR="001D0E79" w:rsidRPr="001D0E79" w:rsidRDefault="001D0E79" w:rsidP="001D0E79">
      <w:pPr>
        <w:jc w:val="both"/>
        <w:rPr>
          <w:ins w:id="92" w:author="Benjamin Rojas" w:date="2026-10-24T20:08:00Z" w16du:dateUtc="2026-10-24T19:08:00Z"/>
          <w:rFonts w:ascii="Arial" w:eastAsia="Aptos" w:hAnsi="Arial" w:cs="Arial"/>
          <w:sz w:val="24"/>
          <w:szCs w:val="24"/>
          <w:lang w:val="en-GB"/>
          <w:rPrChange w:id="93" w:author="Benjamin Rojas" w:date="2026-10-24T20:15:00Z" w16du:dateUtc="2026-10-24T19:15:00Z">
            <w:rPr>
              <w:ins w:id="94" w:author="Benjamin Rojas" w:date="2026-10-24T20:08:00Z" w16du:dateUtc="2026-10-24T19:08:00Z"/>
              <w:rFonts w:ascii="Arial" w:eastAsia="Aptos" w:hAnsi="Arial" w:cs="Arial"/>
              <w:sz w:val="24"/>
              <w:szCs w:val="24"/>
            </w:rPr>
          </w:rPrChange>
        </w:rPr>
      </w:pPr>
    </w:p>
    <w:p w14:paraId="497EF287" w14:textId="77777777" w:rsidR="001D0E79" w:rsidRDefault="001D0E79" w:rsidP="001D0E79">
      <w:pPr>
        <w:jc w:val="both"/>
        <w:rPr>
          <w:ins w:id="95" w:author="Benjamin Rojas" w:date="2026-10-24T19:40:00Z" w16du:dateUtc="2026-10-24T18:40:00Z"/>
          <w:rFonts w:ascii="Aptos" w:eastAsia="Aptos" w:hAnsi="Aptos" w:cs="Aptos"/>
          <w:b/>
          <w:color w:val="FF0000"/>
          <w:sz w:val="30"/>
          <w:szCs w:val="30"/>
          <w:u w:val="single"/>
          <w:lang w:val="en-GB"/>
        </w:rPr>
        <w:pPrChange w:id="96" w:author="Benjamin Rojas" w:date="2026-10-24T20:08:00Z" w16du:dateUtc="2026-10-24T19:08:00Z">
          <w:pPr/>
        </w:pPrChange>
      </w:pPr>
    </w:p>
    <w:p w14:paraId="1F05F700" w14:textId="350F8563" w:rsidR="00A977C0" w:rsidRPr="00A977C0" w:rsidRDefault="00A977C0" w:rsidP="00A977C0">
      <w:pPr>
        <w:pStyle w:val="Heading2"/>
        <w:rPr>
          <w:ins w:id="97" w:author="Benjamin Rojas" w:date="2026-10-24T19:37:00Z" w16du:dateUtc="2026-10-24T18:37:00Z"/>
          <w:color w:val="215E99" w:themeColor="text2" w:themeTint="BF"/>
          <w:rPrChange w:id="98" w:author="Benjamin Rojas" w:date="2026-10-24T19:41:00Z" w16du:dateUtc="2026-10-24T18:41:00Z">
            <w:rPr>
              <w:ins w:id="99" w:author="Benjamin Rojas" w:date="2026-10-24T19:37:00Z" w16du:dateUtc="2026-10-24T18:37:00Z"/>
              <w:rFonts w:ascii="Aptos" w:eastAsia="Aptos" w:hAnsi="Aptos" w:cs="Aptos"/>
              <w:b/>
              <w:color w:val="FF0000"/>
              <w:sz w:val="30"/>
              <w:szCs w:val="30"/>
              <w:u w:val="single"/>
              <w:lang w:val="en-GB"/>
            </w:rPr>
          </w:rPrChange>
        </w:rPr>
        <w:pPrChange w:id="100" w:author="Benjamin Rojas" w:date="2026-10-24T19:41:00Z" w16du:dateUtc="2026-10-24T18:41:00Z">
          <w:pPr/>
        </w:pPrChange>
      </w:pPr>
      <w:ins w:id="101" w:author="Benjamin Rojas" w:date="2026-10-24T19:40:00Z" w16du:dateUtc="2026-10-24T18:40:00Z">
        <w:r w:rsidRPr="00A977C0">
          <w:rPr>
            <w:color w:val="215E99" w:themeColor="text2" w:themeTint="BF"/>
            <w:rPrChange w:id="102" w:author="Benjamin Rojas" w:date="2026-10-24T19:41:00Z" w16du:dateUtc="2026-10-24T18:41:00Z">
              <w:rPr>
                <w:rFonts w:ascii="Aptos" w:eastAsia="Aptos" w:hAnsi="Aptos" w:cs="Aptos"/>
                <w:b/>
                <w:color w:val="FF0000"/>
                <w:sz w:val="30"/>
                <w:szCs w:val="30"/>
                <w:u w:val="single"/>
                <w:lang w:val="en-GB"/>
              </w:rPr>
            </w:rPrChange>
          </w:rPr>
          <w:t>PROMPT USED</w:t>
        </w:r>
      </w:ins>
    </w:p>
    <w:p w14:paraId="7DFC64A4" w14:textId="43008F73" w:rsidR="00A977C0" w:rsidRPr="00A977C0" w:rsidRDefault="00A977C0" w:rsidP="00A977C0">
      <w:pPr>
        <w:rPr>
          <w:ins w:id="103" w:author="Benjamin Rojas" w:date="2026-10-24T19:37:00Z" w16du:dateUtc="2026-10-24T18:37:00Z"/>
          <w:rFonts w:ascii="Arial" w:eastAsia="Aptos" w:hAnsi="Arial" w:cs="Arial"/>
          <w:bCs/>
          <w:sz w:val="24"/>
          <w:szCs w:val="24"/>
          <w:lang w:val="en-GB"/>
          <w:rPrChange w:id="104" w:author="Benjamin Rojas" w:date="2026-10-24T19:39:00Z" w16du:dateUtc="2026-10-24T18:39:00Z">
            <w:rPr>
              <w:ins w:id="105" w:author="Benjamin Rojas" w:date="2026-10-24T19:37:00Z" w16du:dateUtc="2026-10-24T18:37:00Z"/>
              <w:rFonts w:ascii="Aptos" w:eastAsia="Aptos" w:hAnsi="Aptos" w:cs="Aptos"/>
              <w:b/>
              <w:color w:val="FF0000"/>
              <w:sz w:val="30"/>
              <w:szCs w:val="30"/>
              <w:u w:val="single"/>
              <w:lang w:val="en-GB"/>
            </w:rPr>
          </w:rPrChange>
        </w:rPr>
      </w:pPr>
      <w:ins w:id="106" w:author="Benjamin Rojas" w:date="2026-10-24T19:38:00Z" w16du:dateUtc="2026-10-24T18:38:00Z">
        <w:r w:rsidRPr="00A977C0">
          <w:rPr>
            <w:rFonts w:ascii="Arial" w:eastAsia="Aptos" w:hAnsi="Arial" w:cs="Arial"/>
            <w:bCs/>
            <w:sz w:val="24"/>
            <w:szCs w:val="24"/>
            <w:lang w:val="en-GB"/>
            <w:rPrChange w:id="107" w:author="Benjamin Rojas" w:date="2026-10-24T19:39:00Z" w16du:dateUtc="2026-10-24T18:39:00Z">
              <w:rPr>
                <w:rFonts w:ascii="Aptos" w:eastAsia="Aptos" w:hAnsi="Aptos" w:cs="Aptos"/>
                <w:b/>
                <w:color w:val="FF0000"/>
                <w:sz w:val="30"/>
                <w:szCs w:val="30"/>
                <w:u w:val="single"/>
                <w:lang w:val="en-GB"/>
              </w:rPr>
            </w:rPrChange>
          </w:rPr>
          <w:t xml:space="preserve">This is the prompt </w:t>
        </w:r>
      </w:ins>
      <w:ins w:id="108" w:author="Benjamin Rojas" w:date="2026-10-24T19:39:00Z" w16du:dateUtc="2026-10-24T18:39:00Z">
        <w:r w:rsidRPr="00A977C0">
          <w:rPr>
            <w:rFonts w:ascii="Arial" w:eastAsia="Aptos" w:hAnsi="Arial" w:cs="Arial"/>
            <w:bCs/>
            <w:sz w:val="24"/>
            <w:szCs w:val="24"/>
            <w:lang w:val="en-GB"/>
            <w:rPrChange w:id="109" w:author="Benjamin Rojas" w:date="2026-10-24T19:39:00Z" w16du:dateUtc="2026-10-24T18:39:00Z">
              <w:rPr>
                <w:rFonts w:ascii="Aptos" w:eastAsia="Aptos" w:hAnsi="Aptos" w:cs="Aptos"/>
                <w:b/>
                <w:color w:val="FF0000"/>
                <w:sz w:val="30"/>
                <w:szCs w:val="30"/>
                <w:u w:val="single"/>
                <w:lang w:val="en-GB"/>
              </w:rPr>
            </w:rPrChange>
          </w:rPr>
          <w:t>that I used</w:t>
        </w:r>
      </w:ins>
    </w:p>
    <w:p w14:paraId="3C949699" w14:textId="029735ED" w:rsidR="00A977C0" w:rsidRPr="00A977C0" w:rsidRDefault="00A977C0" w:rsidP="00A977C0">
      <w:pPr>
        <w:rPr>
          <w:ins w:id="110" w:author="Benjamin Rojas" w:date="2026-10-24T19:32:00Z"/>
          <w:rFonts w:ascii="Arial" w:eastAsia="Aptos" w:hAnsi="Arial" w:cs="Arial"/>
          <w:bCs/>
          <w:sz w:val="24"/>
          <w:szCs w:val="24"/>
          <w:lang w:val="en-GB"/>
          <w:rPrChange w:id="111" w:author="Benjamin Rojas" w:date="2026-10-24T19:39:00Z" w16du:dateUtc="2026-10-24T18:39:00Z">
            <w:rPr>
              <w:ins w:id="112" w:author="Benjamin Rojas" w:date="2026-10-24T19:32:00Z"/>
              <w:rFonts w:ascii="Aptos" w:eastAsia="Aptos" w:hAnsi="Aptos" w:cs="Aptos"/>
              <w:b/>
              <w:color w:val="FF0000"/>
              <w:sz w:val="30"/>
              <w:szCs w:val="30"/>
              <w:u w:val="single"/>
              <w:lang w:val="en-GB"/>
            </w:rPr>
          </w:rPrChange>
        </w:rPr>
      </w:pPr>
      <w:ins w:id="113" w:author="Benjamin Rojas" w:date="2026-10-24T19:32:00Z">
        <w:r w:rsidRPr="00A977C0">
          <w:rPr>
            <w:rFonts w:ascii="Arial" w:eastAsia="Aptos" w:hAnsi="Arial" w:cs="Arial"/>
            <w:bCs/>
            <w:sz w:val="24"/>
            <w:szCs w:val="24"/>
            <w:lang w:val="en-GB"/>
            <w:rPrChange w:id="114" w:author="Benjamin Rojas" w:date="2026-10-24T19:39:00Z" w16du:dateUtc="2026-10-24T18:39:00Z">
              <w:rPr>
                <w:rFonts w:ascii="Aptos" w:eastAsia="Aptos" w:hAnsi="Aptos" w:cs="Aptos"/>
                <w:b/>
                <w:color w:val="FF0000"/>
                <w:sz w:val="30"/>
                <w:szCs w:val="30"/>
                <w:u w:val="single"/>
                <w:lang w:val="en-GB"/>
              </w:rPr>
            </w:rPrChange>
          </w:rPr>
          <w:t>Act as an experienced academic supervisor, data scientist, quantitative finance researcher and Strategic Thinking lecturer.</w:t>
        </w:r>
      </w:ins>
    </w:p>
    <w:p w14:paraId="2B623A09" w14:textId="77777777" w:rsidR="00A977C0" w:rsidRPr="00A977C0" w:rsidRDefault="00A977C0" w:rsidP="00A977C0">
      <w:pPr>
        <w:rPr>
          <w:ins w:id="115" w:author="Benjamin Rojas" w:date="2026-10-24T19:32:00Z"/>
          <w:rFonts w:ascii="Arial" w:eastAsia="Aptos" w:hAnsi="Arial" w:cs="Arial"/>
          <w:bCs/>
          <w:sz w:val="24"/>
          <w:szCs w:val="24"/>
          <w:lang w:val="en-GB"/>
          <w:rPrChange w:id="116" w:author="Benjamin Rojas" w:date="2026-10-24T19:39:00Z" w16du:dateUtc="2026-10-24T18:39:00Z">
            <w:rPr>
              <w:ins w:id="117" w:author="Benjamin Rojas" w:date="2026-10-24T19:32:00Z"/>
              <w:rFonts w:ascii="Aptos" w:eastAsia="Aptos" w:hAnsi="Aptos" w:cs="Aptos"/>
              <w:b/>
              <w:color w:val="FF0000"/>
              <w:sz w:val="30"/>
              <w:szCs w:val="30"/>
              <w:u w:val="single"/>
              <w:lang w:val="en-GB"/>
            </w:rPr>
          </w:rPrChange>
        </w:rPr>
      </w:pPr>
      <w:ins w:id="118" w:author="Benjamin Rojas" w:date="2026-10-24T19:32:00Z">
        <w:r w:rsidRPr="00A977C0">
          <w:rPr>
            <w:rFonts w:ascii="Arial" w:eastAsia="Aptos" w:hAnsi="Arial" w:cs="Arial"/>
            <w:bCs/>
            <w:sz w:val="24"/>
            <w:szCs w:val="24"/>
            <w:lang w:val="en-GB"/>
            <w:rPrChange w:id="119" w:author="Benjamin Rojas" w:date="2026-10-24T19:39:00Z" w16du:dateUtc="2026-10-24T18:39:00Z">
              <w:rPr>
                <w:rFonts w:ascii="Aptos" w:eastAsia="Aptos" w:hAnsi="Aptos" w:cs="Aptos"/>
                <w:b/>
                <w:color w:val="FF0000"/>
                <w:sz w:val="30"/>
                <w:szCs w:val="30"/>
                <w:u w:val="single"/>
                <w:lang w:val="en-GB"/>
              </w:rPr>
            </w:rPrChange>
          </w:rPr>
          <w:t>I am a Higher Diploma in Science in Data Analytics student developing a two-semester Capstone Project titled:</w:t>
        </w:r>
      </w:ins>
    </w:p>
    <w:p w14:paraId="72592590" w14:textId="77777777" w:rsidR="00A977C0" w:rsidRPr="00A977C0" w:rsidRDefault="00A977C0" w:rsidP="00A977C0">
      <w:pPr>
        <w:rPr>
          <w:ins w:id="120" w:author="Benjamin Rojas" w:date="2026-10-24T19:32:00Z"/>
          <w:rFonts w:ascii="Arial" w:eastAsia="Aptos" w:hAnsi="Arial" w:cs="Arial"/>
          <w:bCs/>
          <w:sz w:val="24"/>
          <w:szCs w:val="24"/>
          <w:lang w:val="en-GB"/>
          <w:rPrChange w:id="121" w:author="Benjamin Rojas" w:date="2026-10-24T19:39:00Z" w16du:dateUtc="2026-10-24T18:39:00Z">
            <w:rPr>
              <w:ins w:id="122" w:author="Benjamin Rojas" w:date="2026-10-24T19:32:00Z"/>
              <w:rFonts w:ascii="Aptos" w:eastAsia="Aptos" w:hAnsi="Aptos" w:cs="Aptos"/>
              <w:b/>
              <w:color w:val="FF0000"/>
              <w:sz w:val="30"/>
              <w:szCs w:val="30"/>
              <w:u w:val="single"/>
              <w:lang w:val="en-GB"/>
            </w:rPr>
          </w:rPrChange>
        </w:rPr>
      </w:pPr>
      <w:ins w:id="123" w:author="Benjamin Rojas" w:date="2026-10-24T19:32:00Z">
        <w:r w:rsidRPr="00A977C0">
          <w:rPr>
            <w:rFonts w:ascii="Arial" w:eastAsia="Aptos" w:hAnsi="Arial" w:cs="Arial"/>
            <w:bCs/>
            <w:sz w:val="24"/>
            <w:szCs w:val="24"/>
            <w:lang w:val="en-GB"/>
            <w:rPrChange w:id="124" w:author="Benjamin Rojas" w:date="2026-10-24T19:39:00Z" w16du:dateUtc="2026-10-24T18:39:00Z">
              <w:rPr>
                <w:rFonts w:ascii="Aptos" w:eastAsia="Aptos" w:hAnsi="Aptos" w:cs="Aptos"/>
                <w:b/>
                <w:color w:val="FF0000"/>
                <w:sz w:val="30"/>
                <w:szCs w:val="30"/>
                <w:u w:val="single"/>
                <w:lang w:val="en-GB"/>
              </w:rPr>
            </w:rPrChange>
          </w:rPr>
          <w:t>"Predicting Dow Jones Industrial Average (DJIA) Volatility Using Geopolitical Risk Indicators and Machine Learning"</w:t>
        </w:r>
      </w:ins>
    </w:p>
    <w:p w14:paraId="6102EB4A" w14:textId="77777777" w:rsidR="00A977C0" w:rsidRPr="00A977C0" w:rsidRDefault="00A977C0" w:rsidP="00A977C0">
      <w:pPr>
        <w:rPr>
          <w:ins w:id="125" w:author="Benjamin Rojas" w:date="2026-10-24T19:32:00Z"/>
          <w:rFonts w:ascii="Arial" w:eastAsia="Aptos" w:hAnsi="Arial" w:cs="Arial"/>
          <w:bCs/>
          <w:sz w:val="24"/>
          <w:szCs w:val="24"/>
          <w:lang w:val="en-GB"/>
          <w:rPrChange w:id="126" w:author="Benjamin Rojas" w:date="2026-10-24T19:39:00Z" w16du:dateUtc="2026-10-24T18:39:00Z">
            <w:rPr>
              <w:ins w:id="127" w:author="Benjamin Rojas" w:date="2026-10-24T19:32:00Z"/>
              <w:rFonts w:ascii="Aptos" w:eastAsia="Aptos" w:hAnsi="Aptos" w:cs="Aptos"/>
              <w:b/>
              <w:color w:val="FF0000"/>
              <w:sz w:val="30"/>
              <w:szCs w:val="30"/>
              <w:u w:val="single"/>
              <w:lang w:val="en-GB"/>
            </w:rPr>
          </w:rPrChange>
        </w:rPr>
      </w:pPr>
      <w:ins w:id="128" w:author="Benjamin Rojas" w:date="2026-10-24T19:32:00Z">
        <w:r w:rsidRPr="00A977C0">
          <w:rPr>
            <w:rFonts w:ascii="Arial" w:eastAsia="Aptos" w:hAnsi="Arial" w:cs="Arial"/>
            <w:bCs/>
            <w:sz w:val="24"/>
            <w:szCs w:val="24"/>
            <w:lang w:val="en-GB"/>
            <w:rPrChange w:id="129" w:author="Benjamin Rojas" w:date="2026-10-24T19:39:00Z" w16du:dateUtc="2026-10-24T18:39:00Z">
              <w:rPr>
                <w:rFonts w:ascii="Aptos" w:eastAsia="Aptos" w:hAnsi="Aptos" w:cs="Aptos"/>
                <w:b/>
                <w:color w:val="FF0000"/>
                <w:sz w:val="30"/>
                <w:szCs w:val="30"/>
                <w:u w:val="single"/>
                <w:lang w:val="en-GB"/>
              </w:rPr>
            </w:rPrChange>
          </w:rPr>
          <w:t>Your role is to continuously review, challenge, improve and refine every piece of information I provide throughout the project.</w:t>
        </w:r>
      </w:ins>
    </w:p>
    <w:p w14:paraId="480957F7" w14:textId="77777777" w:rsidR="00A977C0" w:rsidRPr="00A977C0" w:rsidRDefault="00A977C0" w:rsidP="00A977C0">
      <w:pPr>
        <w:rPr>
          <w:ins w:id="130" w:author="Benjamin Rojas" w:date="2026-10-24T19:32:00Z"/>
          <w:rFonts w:ascii="Arial" w:eastAsia="Aptos" w:hAnsi="Arial" w:cs="Arial"/>
          <w:bCs/>
          <w:sz w:val="24"/>
          <w:szCs w:val="24"/>
          <w:lang w:val="en-GB"/>
          <w:rPrChange w:id="131" w:author="Benjamin Rojas" w:date="2026-10-24T19:39:00Z" w16du:dateUtc="2026-10-24T18:39:00Z">
            <w:rPr>
              <w:ins w:id="132" w:author="Benjamin Rojas" w:date="2026-10-24T19:32:00Z"/>
              <w:rFonts w:ascii="Aptos" w:eastAsia="Aptos" w:hAnsi="Aptos" w:cs="Aptos"/>
              <w:b/>
              <w:color w:val="FF0000"/>
              <w:sz w:val="30"/>
              <w:szCs w:val="30"/>
              <w:u w:val="single"/>
              <w:lang w:val="en-GB"/>
            </w:rPr>
          </w:rPrChange>
        </w:rPr>
      </w:pPr>
      <w:ins w:id="133" w:author="Benjamin Rojas" w:date="2026-10-24T19:32:00Z">
        <w:r w:rsidRPr="00A977C0">
          <w:rPr>
            <w:rFonts w:ascii="Arial" w:eastAsia="Aptos" w:hAnsi="Arial" w:cs="Arial"/>
            <w:bCs/>
            <w:sz w:val="24"/>
            <w:szCs w:val="24"/>
            <w:lang w:val="en-GB"/>
            <w:rPrChange w:id="134" w:author="Benjamin Rojas" w:date="2026-10-24T19:39:00Z" w16du:dateUtc="2026-10-24T18:39:00Z">
              <w:rPr>
                <w:rFonts w:ascii="Aptos" w:eastAsia="Aptos" w:hAnsi="Aptos" w:cs="Aptos"/>
                <w:b/>
                <w:color w:val="FF0000"/>
                <w:sz w:val="30"/>
                <w:szCs w:val="30"/>
                <w:u w:val="single"/>
                <w:lang w:val="en-GB"/>
              </w:rPr>
            </w:rPrChange>
          </w:rPr>
          <w:t>When I share sections of the project, you must:</w:t>
        </w:r>
      </w:ins>
    </w:p>
    <w:p w14:paraId="29806FA8" w14:textId="77777777" w:rsidR="00A977C0" w:rsidRPr="00A977C0" w:rsidRDefault="00A977C0" w:rsidP="00A977C0">
      <w:pPr>
        <w:rPr>
          <w:ins w:id="135" w:author="Benjamin Rojas" w:date="2026-10-24T19:32:00Z"/>
          <w:rFonts w:ascii="Arial" w:eastAsia="Aptos" w:hAnsi="Arial" w:cs="Arial"/>
          <w:bCs/>
          <w:sz w:val="24"/>
          <w:szCs w:val="24"/>
          <w:lang w:val="en-GB"/>
          <w:rPrChange w:id="136" w:author="Benjamin Rojas" w:date="2026-10-24T19:39:00Z" w16du:dateUtc="2026-10-24T18:39:00Z">
            <w:rPr>
              <w:ins w:id="137" w:author="Benjamin Rojas" w:date="2026-10-24T19:32:00Z"/>
              <w:rFonts w:ascii="Aptos" w:eastAsia="Aptos" w:hAnsi="Aptos" w:cs="Aptos"/>
              <w:b/>
              <w:color w:val="FF0000"/>
              <w:sz w:val="30"/>
              <w:szCs w:val="30"/>
              <w:u w:val="single"/>
              <w:lang w:val="en-GB"/>
            </w:rPr>
          </w:rPrChange>
        </w:rPr>
      </w:pPr>
      <w:ins w:id="138" w:author="Benjamin Rojas" w:date="2026-10-24T19:32:00Z">
        <w:r w:rsidRPr="00A977C0">
          <w:rPr>
            <w:rFonts w:ascii="Arial" w:eastAsia="Aptos" w:hAnsi="Arial" w:cs="Arial"/>
            <w:bCs/>
            <w:sz w:val="24"/>
            <w:szCs w:val="24"/>
            <w:lang w:val="en-GB"/>
            <w:rPrChange w:id="139" w:author="Benjamin Rojas" w:date="2026-10-24T19:39:00Z" w16du:dateUtc="2026-10-24T18:39:00Z">
              <w:rPr>
                <w:rFonts w:ascii="Aptos" w:eastAsia="Aptos" w:hAnsi="Aptos" w:cs="Aptos"/>
                <w:b/>
                <w:color w:val="FF0000"/>
                <w:sz w:val="30"/>
                <w:szCs w:val="30"/>
                <w:u w:val="single"/>
                <w:lang w:val="en-GB"/>
              </w:rPr>
            </w:rPrChange>
          </w:rPr>
          <w:t>1. Review them as an academic examiner and dissertation supervisor.</w:t>
        </w:r>
      </w:ins>
    </w:p>
    <w:p w14:paraId="3F483A1A" w14:textId="77777777" w:rsidR="00A977C0" w:rsidRPr="00A977C0" w:rsidRDefault="00A977C0" w:rsidP="00A977C0">
      <w:pPr>
        <w:rPr>
          <w:ins w:id="140" w:author="Benjamin Rojas" w:date="2026-10-24T19:32:00Z"/>
          <w:rFonts w:ascii="Arial" w:eastAsia="Aptos" w:hAnsi="Arial" w:cs="Arial"/>
          <w:bCs/>
          <w:sz w:val="24"/>
          <w:szCs w:val="24"/>
          <w:lang w:val="en-GB"/>
          <w:rPrChange w:id="141" w:author="Benjamin Rojas" w:date="2026-10-24T19:39:00Z" w16du:dateUtc="2026-10-24T18:39:00Z">
            <w:rPr>
              <w:ins w:id="142" w:author="Benjamin Rojas" w:date="2026-10-24T19:32:00Z"/>
              <w:rFonts w:ascii="Aptos" w:eastAsia="Aptos" w:hAnsi="Aptos" w:cs="Aptos"/>
              <w:b/>
              <w:color w:val="FF0000"/>
              <w:sz w:val="30"/>
              <w:szCs w:val="30"/>
              <w:u w:val="single"/>
              <w:lang w:val="en-GB"/>
            </w:rPr>
          </w:rPrChange>
        </w:rPr>
      </w:pPr>
      <w:ins w:id="143" w:author="Benjamin Rojas" w:date="2026-10-24T19:32:00Z">
        <w:r w:rsidRPr="00A977C0">
          <w:rPr>
            <w:rFonts w:ascii="Arial" w:eastAsia="Aptos" w:hAnsi="Arial" w:cs="Arial"/>
            <w:bCs/>
            <w:sz w:val="24"/>
            <w:szCs w:val="24"/>
            <w:lang w:val="en-GB"/>
            <w:rPrChange w:id="144" w:author="Benjamin Rojas" w:date="2026-10-24T19:39:00Z" w16du:dateUtc="2026-10-24T18:39:00Z">
              <w:rPr>
                <w:rFonts w:ascii="Aptos" w:eastAsia="Aptos" w:hAnsi="Aptos" w:cs="Aptos"/>
                <w:b/>
                <w:color w:val="FF0000"/>
                <w:sz w:val="30"/>
                <w:szCs w:val="30"/>
                <w:u w:val="single"/>
                <w:lang w:val="en-GB"/>
              </w:rPr>
            </w:rPrChange>
          </w:rPr>
          <w:t>2. Evaluate coherence, feasibility, methodological rigor and business relevance.</w:t>
        </w:r>
      </w:ins>
    </w:p>
    <w:p w14:paraId="50E9C884" w14:textId="77777777" w:rsidR="00A977C0" w:rsidRPr="00A977C0" w:rsidRDefault="00A977C0" w:rsidP="00A977C0">
      <w:pPr>
        <w:rPr>
          <w:ins w:id="145" w:author="Benjamin Rojas" w:date="2026-10-24T19:32:00Z"/>
          <w:rFonts w:ascii="Arial" w:eastAsia="Aptos" w:hAnsi="Arial" w:cs="Arial"/>
          <w:bCs/>
          <w:sz w:val="24"/>
          <w:szCs w:val="24"/>
          <w:lang w:val="en-GB"/>
          <w:rPrChange w:id="146" w:author="Benjamin Rojas" w:date="2026-10-24T19:39:00Z" w16du:dateUtc="2026-10-24T18:39:00Z">
            <w:rPr>
              <w:ins w:id="147" w:author="Benjamin Rojas" w:date="2026-10-24T19:32:00Z"/>
              <w:rFonts w:ascii="Aptos" w:eastAsia="Aptos" w:hAnsi="Aptos" w:cs="Aptos"/>
              <w:b/>
              <w:color w:val="FF0000"/>
              <w:sz w:val="30"/>
              <w:szCs w:val="30"/>
              <w:u w:val="single"/>
              <w:lang w:val="en-GB"/>
            </w:rPr>
          </w:rPrChange>
        </w:rPr>
      </w:pPr>
      <w:ins w:id="148" w:author="Benjamin Rojas" w:date="2026-10-24T19:32:00Z">
        <w:r w:rsidRPr="00A977C0">
          <w:rPr>
            <w:rFonts w:ascii="Arial" w:eastAsia="Aptos" w:hAnsi="Arial" w:cs="Arial"/>
            <w:bCs/>
            <w:sz w:val="24"/>
            <w:szCs w:val="24"/>
            <w:lang w:val="en-GB"/>
            <w:rPrChange w:id="149" w:author="Benjamin Rojas" w:date="2026-10-24T19:39:00Z" w16du:dateUtc="2026-10-24T18:39:00Z">
              <w:rPr>
                <w:rFonts w:ascii="Aptos" w:eastAsia="Aptos" w:hAnsi="Aptos" w:cs="Aptos"/>
                <w:b/>
                <w:color w:val="FF0000"/>
                <w:sz w:val="30"/>
                <w:szCs w:val="30"/>
                <w:u w:val="single"/>
                <w:lang w:val="en-GB"/>
              </w:rPr>
            </w:rPrChange>
          </w:rPr>
          <w:t>3. Identify weaknesses, inconsistencies, assumptions and risks.</w:t>
        </w:r>
      </w:ins>
    </w:p>
    <w:p w14:paraId="33BE5E53" w14:textId="77777777" w:rsidR="00A977C0" w:rsidRPr="00A977C0" w:rsidRDefault="00A977C0" w:rsidP="00A977C0">
      <w:pPr>
        <w:rPr>
          <w:ins w:id="150" w:author="Benjamin Rojas" w:date="2026-10-24T19:32:00Z"/>
          <w:rFonts w:ascii="Arial" w:eastAsia="Aptos" w:hAnsi="Arial" w:cs="Arial"/>
          <w:bCs/>
          <w:sz w:val="24"/>
          <w:szCs w:val="24"/>
          <w:lang w:val="en-GB"/>
          <w:rPrChange w:id="151" w:author="Benjamin Rojas" w:date="2026-10-24T19:39:00Z" w16du:dateUtc="2026-10-24T18:39:00Z">
            <w:rPr>
              <w:ins w:id="152" w:author="Benjamin Rojas" w:date="2026-10-24T19:32:00Z"/>
              <w:rFonts w:ascii="Aptos" w:eastAsia="Aptos" w:hAnsi="Aptos" w:cs="Aptos"/>
              <w:b/>
              <w:color w:val="FF0000"/>
              <w:sz w:val="30"/>
              <w:szCs w:val="30"/>
              <w:u w:val="single"/>
              <w:lang w:val="en-GB"/>
            </w:rPr>
          </w:rPrChange>
        </w:rPr>
      </w:pPr>
      <w:ins w:id="153" w:author="Benjamin Rojas" w:date="2026-10-24T19:32:00Z">
        <w:r w:rsidRPr="00A977C0">
          <w:rPr>
            <w:rFonts w:ascii="Arial" w:eastAsia="Aptos" w:hAnsi="Arial" w:cs="Arial"/>
            <w:bCs/>
            <w:sz w:val="24"/>
            <w:szCs w:val="24"/>
            <w:lang w:val="en-GB"/>
            <w:rPrChange w:id="154" w:author="Benjamin Rojas" w:date="2026-10-24T19:39:00Z" w16du:dateUtc="2026-10-24T18:39:00Z">
              <w:rPr>
                <w:rFonts w:ascii="Aptos" w:eastAsia="Aptos" w:hAnsi="Aptos" w:cs="Aptos"/>
                <w:b/>
                <w:color w:val="FF0000"/>
                <w:sz w:val="30"/>
                <w:szCs w:val="30"/>
                <w:u w:val="single"/>
                <w:lang w:val="en-GB"/>
              </w:rPr>
            </w:rPrChange>
          </w:rPr>
          <w:t>4. Suggest improvements aligned with higher education standards.</w:t>
        </w:r>
      </w:ins>
    </w:p>
    <w:p w14:paraId="29355EFC" w14:textId="77777777" w:rsidR="00A977C0" w:rsidRPr="00A977C0" w:rsidRDefault="00A977C0" w:rsidP="00A977C0">
      <w:pPr>
        <w:rPr>
          <w:ins w:id="155" w:author="Benjamin Rojas" w:date="2026-10-24T19:32:00Z"/>
          <w:rFonts w:ascii="Arial" w:eastAsia="Aptos" w:hAnsi="Arial" w:cs="Arial"/>
          <w:bCs/>
          <w:sz w:val="24"/>
          <w:szCs w:val="24"/>
          <w:lang w:val="en-GB"/>
          <w:rPrChange w:id="156" w:author="Benjamin Rojas" w:date="2026-10-24T19:39:00Z" w16du:dateUtc="2026-10-24T18:39:00Z">
            <w:rPr>
              <w:ins w:id="157" w:author="Benjamin Rojas" w:date="2026-10-24T19:32:00Z"/>
              <w:rFonts w:ascii="Aptos" w:eastAsia="Aptos" w:hAnsi="Aptos" w:cs="Aptos"/>
              <w:b/>
              <w:color w:val="FF0000"/>
              <w:sz w:val="30"/>
              <w:szCs w:val="30"/>
              <w:u w:val="single"/>
              <w:lang w:val="en-GB"/>
            </w:rPr>
          </w:rPrChange>
        </w:rPr>
      </w:pPr>
      <w:ins w:id="158" w:author="Benjamin Rojas" w:date="2026-10-24T19:32:00Z">
        <w:r w:rsidRPr="00A977C0">
          <w:rPr>
            <w:rFonts w:ascii="Arial" w:eastAsia="Aptos" w:hAnsi="Arial" w:cs="Arial"/>
            <w:bCs/>
            <w:sz w:val="24"/>
            <w:szCs w:val="24"/>
            <w:lang w:val="en-GB"/>
            <w:rPrChange w:id="159" w:author="Benjamin Rojas" w:date="2026-10-24T19:39:00Z" w16du:dateUtc="2026-10-24T18:39:00Z">
              <w:rPr>
                <w:rFonts w:ascii="Aptos" w:eastAsia="Aptos" w:hAnsi="Aptos" w:cs="Aptos"/>
                <w:b/>
                <w:color w:val="FF0000"/>
                <w:sz w:val="30"/>
                <w:szCs w:val="30"/>
                <w:u w:val="single"/>
                <w:lang w:val="en-GB"/>
              </w:rPr>
            </w:rPrChange>
          </w:rPr>
          <w:t>5. Ensure all recommendations remain realistic for a Higher Diploma project.</w:t>
        </w:r>
      </w:ins>
    </w:p>
    <w:p w14:paraId="7F89B24C" w14:textId="77777777" w:rsidR="00A977C0" w:rsidRPr="00A977C0" w:rsidRDefault="00A977C0" w:rsidP="00A977C0">
      <w:pPr>
        <w:rPr>
          <w:ins w:id="160" w:author="Benjamin Rojas" w:date="2026-10-24T19:32:00Z"/>
          <w:rFonts w:ascii="Arial" w:eastAsia="Aptos" w:hAnsi="Arial" w:cs="Arial"/>
          <w:bCs/>
          <w:sz w:val="24"/>
          <w:szCs w:val="24"/>
          <w:lang w:val="en-GB"/>
          <w:rPrChange w:id="161" w:author="Benjamin Rojas" w:date="2026-10-24T19:39:00Z" w16du:dateUtc="2026-10-24T18:39:00Z">
            <w:rPr>
              <w:ins w:id="162" w:author="Benjamin Rojas" w:date="2026-10-24T19:32:00Z"/>
              <w:rFonts w:ascii="Aptos" w:eastAsia="Aptos" w:hAnsi="Aptos" w:cs="Aptos"/>
              <w:b/>
              <w:color w:val="FF0000"/>
              <w:sz w:val="30"/>
              <w:szCs w:val="30"/>
              <w:u w:val="single"/>
              <w:lang w:val="en-GB"/>
            </w:rPr>
          </w:rPrChange>
        </w:rPr>
      </w:pPr>
      <w:ins w:id="163" w:author="Benjamin Rojas" w:date="2026-10-24T19:32:00Z">
        <w:r w:rsidRPr="00A977C0">
          <w:rPr>
            <w:rFonts w:ascii="Arial" w:eastAsia="Aptos" w:hAnsi="Arial" w:cs="Arial"/>
            <w:bCs/>
            <w:sz w:val="24"/>
            <w:szCs w:val="24"/>
            <w:lang w:val="en-GB"/>
            <w:rPrChange w:id="164" w:author="Benjamin Rojas" w:date="2026-10-24T19:39:00Z" w16du:dateUtc="2026-10-24T18:39:00Z">
              <w:rPr>
                <w:rFonts w:ascii="Aptos" w:eastAsia="Aptos" w:hAnsi="Aptos" w:cs="Aptos"/>
                <w:b/>
                <w:color w:val="FF0000"/>
                <w:sz w:val="30"/>
                <w:szCs w:val="30"/>
                <w:u w:val="single"/>
                <w:lang w:val="en-GB"/>
              </w:rPr>
            </w:rPrChange>
          </w:rPr>
          <w:t>6. Explain concepts both technically and practically so that I learn during the process.</w:t>
        </w:r>
      </w:ins>
    </w:p>
    <w:p w14:paraId="608A1C1F" w14:textId="77777777" w:rsidR="00A977C0" w:rsidRPr="00A977C0" w:rsidRDefault="00A977C0" w:rsidP="00A977C0">
      <w:pPr>
        <w:rPr>
          <w:ins w:id="165" w:author="Benjamin Rojas" w:date="2026-10-24T19:32:00Z"/>
          <w:rFonts w:ascii="Arial" w:eastAsia="Aptos" w:hAnsi="Arial" w:cs="Arial"/>
          <w:bCs/>
          <w:sz w:val="24"/>
          <w:szCs w:val="24"/>
          <w:lang w:val="en-GB"/>
          <w:rPrChange w:id="166" w:author="Benjamin Rojas" w:date="2026-10-24T19:39:00Z" w16du:dateUtc="2026-10-24T18:39:00Z">
            <w:rPr>
              <w:ins w:id="167" w:author="Benjamin Rojas" w:date="2026-10-24T19:32:00Z"/>
              <w:rFonts w:ascii="Aptos" w:eastAsia="Aptos" w:hAnsi="Aptos" w:cs="Aptos"/>
              <w:b/>
              <w:color w:val="FF0000"/>
              <w:sz w:val="30"/>
              <w:szCs w:val="30"/>
              <w:u w:val="single"/>
              <w:lang w:val="en-GB"/>
            </w:rPr>
          </w:rPrChange>
        </w:rPr>
      </w:pPr>
      <w:ins w:id="168" w:author="Benjamin Rojas" w:date="2026-10-24T19:32:00Z">
        <w:r w:rsidRPr="00A977C0">
          <w:rPr>
            <w:rFonts w:ascii="Arial" w:eastAsia="Aptos" w:hAnsi="Arial" w:cs="Arial"/>
            <w:bCs/>
            <w:sz w:val="24"/>
            <w:szCs w:val="24"/>
            <w:lang w:val="en-GB"/>
            <w:rPrChange w:id="169" w:author="Benjamin Rojas" w:date="2026-10-24T19:39:00Z" w16du:dateUtc="2026-10-24T18:39:00Z">
              <w:rPr>
                <w:rFonts w:ascii="Aptos" w:eastAsia="Aptos" w:hAnsi="Aptos" w:cs="Aptos"/>
                <w:b/>
                <w:color w:val="FF0000"/>
                <w:sz w:val="30"/>
                <w:szCs w:val="30"/>
                <w:u w:val="single"/>
                <w:lang w:val="en-GB"/>
              </w:rPr>
            </w:rPrChange>
          </w:rPr>
          <w:t>7. When discussing machine learning, explain why a method is appropriate or inappropriate for my business problem.</w:t>
        </w:r>
      </w:ins>
    </w:p>
    <w:p w14:paraId="2D65BDAF" w14:textId="77777777" w:rsidR="00A977C0" w:rsidRPr="00A977C0" w:rsidRDefault="00A977C0" w:rsidP="00A977C0">
      <w:pPr>
        <w:rPr>
          <w:ins w:id="170" w:author="Benjamin Rojas" w:date="2026-10-24T19:32:00Z"/>
          <w:rFonts w:ascii="Arial" w:eastAsia="Aptos" w:hAnsi="Arial" w:cs="Arial"/>
          <w:bCs/>
          <w:sz w:val="24"/>
          <w:szCs w:val="24"/>
          <w:lang w:val="en-GB"/>
          <w:rPrChange w:id="171" w:author="Benjamin Rojas" w:date="2026-10-24T19:39:00Z" w16du:dateUtc="2026-10-24T18:39:00Z">
            <w:rPr>
              <w:ins w:id="172" w:author="Benjamin Rojas" w:date="2026-10-24T19:32:00Z"/>
              <w:rFonts w:ascii="Aptos" w:eastAsia="Aptos" w:hAnsi="Aptos" w:cs="Aptos"/>
              <w:b/>
              <w:color w:val="FF0000"/>
              <w:sz w:val="30"/>
              <w:szCs w:val="30"/>
              <w:u w:val="single"/>
              <w:lang w:val="en-GB"/>
            </w:rPr>
          </w:rPrChange>
        </w:rPr>
      </w:pPr>
      <w:ins w:id="173" w:author="Benjamin Rojas" w:date="2026-10-24T19:32:00Z">
        <w:r w:rsidRPr="00A977C0">
          <w:rPr>
            <w:rFonts w:ascii="Arial" w:eastAsia="Aptos" w:hAnsi="Arial" w:cs="Arial"/>
            <w:bCs/>
            <w:sz w:val="24"/>
            <w:szCs w:val="24"/>
            <w:lang w:val="en-GB"/>
            <w:rPrChange w:id="174" w:author="Benjamin Rojas" w:date="2026-10-24T19:39:00Z" w16du:dateUtc="2026-10-24T18:39:00Z">
              <w:rPr>
                <w:rFonts w:ascii="Aptos" w:eastAsia="Aptos" w:hAnsi="Aptos" w:cs="Aptos"/>
                <w:b/>
                <w:color w:val="FF0000"/>
                <w:sz w:val="30"/>
                <w:szCs w:val="30"/>
                <w:u w:val="single"/>
                <w:lang w:val="en-GB"/>
              </w:rPr>
            </w:rPrChange>
          </w:rPr>
          <w:t>8. Keep the project aligned with its research question, objectives, scope and methodology.</w:t>
        </w:r>
      </w:ins>
    </w:p>
    <w:p w14:paraId="332AB60C" w14:textId="77777777" w:rsidR="00A977C0" w:rsidRPr="00A977C0" w:rsidRDefault="00A977C0" w:rsidP="00A977C0">
      <w:pPr>
        <w:rPr>
          <w:ins w:id="175" w:author="Benjamin Rojas" w:date="2026-10-24T19:32:00Z"/>
          <w:rFonts w:ascii="Arial" w:eastAsia="Aptos" w:hAnsi="Arial" w:cs="Arial"/>
          <w:bCs/>
          <w:sz w:val="24"/>
          <w:szCs w:val="24"/>
          <w:lang w:val="en-GB"/>
          <w:rPrChange w:id="176" w:author="Benjamin Rojas" w:date="2026-10-24T19:39:00Z" w16du:dateUtc="2026-10-24T18:39:00Z">
            <w:rPr>
              <w:ins w:id="177" w:author="Benjamin Rojas" w:date="2026-10-24T19:32:00Z"/>
              <w:rFonts w:ascii="Aptos" w:eastAsia="Aptos" w:hAnsi="Aptos" w:cs="Aptos"/>
              <w:b/>
              <w:color w:val="FF0000"/>
              <w:sz w:val="30"/>
              <w:szCs w:val="30"/>
              <w:u w:val="single"/>
              <w:lang w:val="en-GB"/>
            </w:rPr>
          </w:rPrChange>
        </w:rPr>
      </w:pPr>
      <w:ins w:id="178" w:author="Benjamin Rojas" w:date="2026-10-24T19:32:00Z">
        <w:r w:rsidRPr="00A977C0">
          <w:rPr>
            <w:rFonts w:ascii="Arial" w:eastAsia="Aptos" w:hAnsi="Arial" w:cs="Arial"/>
            <w:bCs/>
            <w:sz w:val="24"/>
            <w:szCs w:val="24"/>
            <w:lang w:val="en-GB"/>
            <w:rPrChange w:id="179" w:author="Benjamin Rojas" w:date="2026-10-24T19:39:00Z" w16du:dateUtc="2026-10-24T18:39:00Z">
              <w:rPr>
                <w:rFonts w:ascii="Aptos" w:eastAsia="Aptos" w:hAnsi="Aptos" w:cs="Aptos"/>
                <w:b/>
                <w:color w:val="FF0000"/>
                <w:sz w:val="30"/>
                <w:szCs w:val="30"/>
                <w:u w:val="single"/>
                <w:lang w:val="en-GB"/>
              </w:rPr>
            </w:rPrChange>
          </w:rPr>
          <w:t>9. Help me improve academic writing while preserving my own voice and style.</w:t>
        </w:r>
      </w:ins>
    </w:p>
    <w:p w14:paraId="0896AB2D" w14:textId="77777777" w:rsidR="00A977C0" w:rsidRPr="00A977C0" w:rsidRDefault="00A977C0" w:rsidP="00A977C0">
      <w:pPr>
        <w:rPr>
          <w:ins w:id="180" w:author="Benjamin Rojas" w:date="2026-10-24T19:32:00Z"/>
          <w:rFonts w:ascii="Arial" w:eastAsia="Aptos" w:hAnsi="Arial" w:cs="Arial"/>
          <w:bCs/>
          <w:sz w:val="24"/>
          <w:szCs w:val="24"/>
          <w:lang w:val="en-GB"/>
          <w:rPrChange w:id="181" w:author="Benjamin Rojas" w:date="2026-10-24T19:39:00Z" w16du:dateUtc="2026-10-24T18:39:00Z">
            <w:rPr>
              <w:ins w:id="182" w:author="Benjamin Rojas" w:date="2026-10-24T19:32:00Z"/>
              <w:rFonts w:ascii="Aptos" w:eastAsia="Aptos" w:hAnsi="Aptos" w:cs="Aptos"/>
              <w:b/>
              <w:color w:val="FF0000"/>
              <w:sz w:val="30"/>
              <w:szCs w:val="30"/>
              <w:u w:val="single"/>
              <w:lang w:val="en-GB"/>
            </w:rPr>
          </w:rPrChange>
        </w:rPr>
      </w:pPr>
      <w:ins w:id="183" w:author="Benjamin Rojas" w:date="2026-10-24T19:32:00Z">
        <w:r w:rsidRPr="00A977C0">
          <w:rPr>
            <w:rFonts w:ascii="Arial" w:eastAsia="Aptos" w:hAnsi="Arial" w:cs="Arial"/>
            <w:bCs/>
            <w:sz w:val="24"/>
            <w:szCs w:val="24"/>
            <w:lang w:val="en-GB"/>
            <w:rPrChange w:id="184" w:author="Benjamin Rojas" w:date="2026-10-24T19:39:00Z" w16du:dateUtc="2026-10-24T18:39:00Z">
              <w:rPr>
                <w:rFonts w:ascii="Aptos" w:eastAsia="Aptos" w:hAnsi="Aptos" w:cs="Aptos"/>
                <w:b/>
                <w:color w:val="FF0000"/>
                <w:sz w:val="30"/>
                <w:szCs w:val="30"/>
                <w:u w:val="single"/>
                <w:lang w:val="en-GB"/>
              </w:rPr>
            </w:rPrChange>
          </w:rPr>
          <w:t>10. Never make assumptions about results that have not yet been demonstrated through analysis.</w:t>
        </w:r>
      </w:ins>
    </w:p>
    <w:p w14:paraId="17319566" w14:textId="77777777" w:rsidR="00A977C0" w:rsidRPr="00A977C0" w:rsidRDefault="00A977C0" w:rsidP="00A977C0">
      <w:pPr>
        <w:rPr>
          <w:ins w:id="185" w:author="Benjamin Rojas" w:date="2026-10-24T19:32:00Z"/>
          <w:rFonts w:ascii="Arial" w:eastAsia="Aptos" w:hAnsi="Arial" w:cs="Arial"/>
          <w:bCs/>
          <w:sz w:val="24"/>
          <w:szCs w:val="24"/>
          <w:lang w:val="en-GB"/>
          <w:rPrChange w:id="186" w:author="Benjamin Rojas" w:date="2026-10-24T19:39:00Z" w16du:dateUtc="2026-10-24T18:39:00Z">
            <w:rPr>
              <w:ins w:id="187" w:author="Benjamin Rojas" w:date="2026-10-24T19:32:00Z"/>
              <w:rFonts w:ascii="Aptos" w:eastAsia="Aptos" w:hAnsi="Aptos" w:cs="Aptos"/>
              <w:b/>
              <w:color w:val="FF0000"/>
              <w:sz w:val="30"/>
              <w:szCs w:val="30"/>
              <w:u w:val="single"/>
              <w:lang w:val="en-GB"/>
            </w:rPr>
          </w:rPrChange>
        </w:rPr>
      </w:pPr>
      <w:ins w:id="188" w:author="Benjamin Rojas" w:date="2026-10-24T19:32:00Z">
        <w:r w:rsidRPr="00A977C0">
          <w:rPr>
            <w:rFonts w:ascii="Arial" w:eastAsia="Aptos" w:hAnsi="Arial" w:cs="Arial"/>
            <w:bCs/>
            <w:sz w:val="24"/>
            <w:szCs w:val="24"/>
            <w:lang w:val="en-GB"/>
            <w:rPrChange w:id="189" w:author="Benjamin Rojas" w:date="2026-10-24T19:39:00Z" w16du:dateUtc="2026-10-24T18:39:00Z">
              <w:rPr>
                <w:rFonts w:ascii="Aptos" w:eastAsia="Aptos" w:hAnsi="Aptos" w:cs="Aptos"/>
                <w:b/>
                <w:color w:val="FF0000"/>
                <w:sz w:val="30"/>
                <w:szCs w:val="30"/>
                <w:u w:val="single"/>
                <w:lang w:val="en-GB"/>
              </w:rPr>
            </w:rPrChange>
          </w:rPr>
          <w:t>Always answer as:</w:t>
        </w:r>
      </w:ins>
    </w:p>
    <w:p w14:paraId="643D186F" w14:textId="77777777" w:rsidR="00A977C0" w:rsidRPr="00A977C0" w:rsidRDefault="00A977C0" w:rsidP="00A977C0">
      <w:pPr>
        <w:rPr>
          <w:ins w:id="190" w:author="Benjamin Rojas" w:date="2026-10-24T19:32:00Z"/>
          <w:rFonts w:ascii="Arial" w:eastAsia="Aptos" w:hAnsi="Arial" w:cs="Arial"/>
          <w:bCs/>
          <w:sz w:val="24"/>
          <w:szCs w:val="24"/>
          <w:lang w:val="en-GB"/>
          <w:rPrChange w:id="191" w:author="Benjamin Rojas" w:date="2026-10-24T19:39:00Z" w16du:dateUtc="2026-10-24T18:39:00Z">
            <w:rPr>
              <w:ins w:id="192" w:author="Benjamin Rojas" w:date="2026-10-24T19:32:00Z"/>
              <w:rFonts w:ascii="Aptos" w:eastAsia="Aptos" w:hAnsi="Aptos" w:cs="Aptos"/>
              <w:b/>
              <w:color w:val="FF0000"/>
              <w:sz w:val="30"/>
              <w:szCs w:val="30"/>
              <w:u w:val="single"/>
              <w:lang w:val="en-GB"/>
            </w:rPr>
          </w:rPrChange>
        </w:rPr>
      </w:pPr>
      <w:ins w:id="193" w:author="Benjamin Rojas" w:date="2026-10-24T19:32:00Z">
        <w:r w:rsidRPr="00A977C0">
          <w:rPr>
            <w:rFonts w:ascii="Arial" w:eastAsia="Aptos" w:hAnsi="Arial" w:cs="Arial"/>
            <w:bCs/>
            <w:sz w:val="24"/>
            <w:szCs w:val="24"/>
            <w:lang w:val="en-GB"/>
            <w:rPrChange w:id="194" w:author="Benjamin Rojas" w:date="2026-10-24T19:39:00Z" w16du:dateUtc="2026-10-24T18:39:00Z">
              <w:rPr>
                <w:rFonts w:ascii="Aptos" w:eastAsia="Aptos" w:hAnsi="Aptos" w:cs="Aptos"/>
                <w:b/>
                <w:color w:val="FF0000"/>
                <w:sz w:val="30"/>
                <w:szCs w:val="30"/>
                <w:u w:val="single"/>
                <w:lang w:val="en-GB"/>
              </w:rPr>
            </w:rPrChange>
          </w:rPr>
          <w:t>- An academic supervisor.</w:t>
        </w:r>
      </w:ins>
    </w:p>
    <w:p w14:paraId="16DF44E0" w14:textId="77777777" w:rsidR="00A977C0" w:rsidRPr="00A977C0" w:rsidRDefault="00A977C0" w:rsidP="00A977C0">
      <w:pPr>
        <w:rPr>
          <w:ins w:id="195" w:author="Benjamin Rojas" w:date="2026-10-24T19:32:00Z"/>
          <w:rFonts w:ascii="Arial" w:eastAsia="Aptos" w:hAnsi="Arial" w:cs="Arial"/>
          <w:bCs/>
          <w:sz w:val="24"/>
          <w:szCs w:val="24"/>
          <w:lang w:val="en-GB"/>
          <w:rPrChange w:id="196" w:author="Benjamin Rojas" w:date="2026-10-24T19:39:00Z" w16du:dateUtc="2026-10-24T18:39:00Z">
            <w:rPr>
              <w:ins w:id="197" w:author="Benjamin Rojas" w:date="2026-10-24T19:32:00Z"/>
              <w:rFonts w:ascii="Aptos" w:eastAsia="Aptos" w:hAnsi="Aptos" w:cs="Aptos"/>
              <w:b/>
              <w:color w:val="FF0000"/>
              <w:sz w:val="30"/>
              <w:szCs w:val="30"/>
              <w:u w:val="single"/>
              <w:lang w:val="en-GB"/>
            </w:rPr>
          </w:rPrChange>
        </w:rPr>
      </w:pPr>
      <w:ins w:id="198" w:author="Benjamin Rojas" w:date="2026-10-24T19:32:00Z">
        <w:r w:rsidRPr="00A977C0">
          <w:rPr>
            <w:rFonts w:ascii="Arial" w:eastAsia="Aptos" w:hAnsi="Arial" w:cs="Arial"/>
            <w:bCs/>
            <w:sz w:val="24"/>
            <w:szCs w:val="24"/>
            <w:lang w:val="en-GB"/>
            <w:rPrChange w:id="199" w:author="Benjamin Rojas" w:date="2026-10-24T19:39:00Z" w16du:dateUtc="2026-10-24T18:39:00Z">
              <w:rPr>
                <w:rFonts w:ascii="Aptos" w:eastAsia="Aptos" w:hAnsi="Aptos" w:cs="Aptos"/>
                <w:b/>
                <w:color w:val="FF0000"/>
                <w:sz w:val="30"/>
                <w:szCs w:val="30"/>
                <w:u w:val="single"/>
                <w:lang w:val="en-GB"/>
              </w:rPr>
            </w:rPrChange>
          </w:rPr>
          <w:t>- A data scientist.</w:t>
        </w:r>
      </w:ins>
    </w:p>
    <w:p w14:paraId="0E620418" w14:textId="77777777" w:rsidR="00A977C0" w:rsidRPr="00A977C0" w:rsidRDefault="00A977C0" w:rsidP="00A977C0">
      <w:pPr>
        <w:rPr>
          <w:ins w:id="200" w:author="Benjamin Rojas" w:date="2026-10-24T19:32:00Z"/>
          <w:rFonts w:ascii="Arial" w:eastAsia="Aptos" w:hAnsi="Arial" w:cs="Arial"/>
          <w:bCs/>
          <w:sz w:val="24"/>
          <w:szCs w:val="24"/>
          <w:lang w:val="en-GB"/>
          <w:rPrChange w:id="201" w:author="Benjamin Rojas" w:date="2026-10-24T19:39:00Z" w16du:dateUtc="2026-10-24T18:39:00Z">
            <w:rPr>
              <w:ins w:id="202" w:author="Benjamin Rojas" w:date="2026-10-24T19:32:00Z"/>
              <w:rFonts w:ascii="Aptos" w:eastAsia="Aptos" w:hAnsi="Aptos" w:cs="Aptos"/>
              <w:b/>
              <w:color w:val="FF0000"/>
              <w:sz w:val="30"/>
              <w:szCs w:val="30"/>
              <w:u w:val="single"/>
              <w:lang w:val="en-GB"/>
            </w:rPr>
          </w:rPrChange>
        </w:rPr>
      </w:pPr>
      <w:ins w:id="203" w:author="Benjamin Rojas" w:date="2026-10-24T19:32:00Z">
        <w:r w:rsidRPr="00A977C0">
          <w:rPr>
            <w:rFonts w:ascii="Arial" w:eastAsia="Aptos" w:hAnsi="Arial" w:cs="Arial"/>
            <w:bCs/>
            <w:sz w:val="24"/>
            <w:szCs w:val="24"/>
            <w:lang w:val="en-GB"/>
            <w:rPrChange w:id="204" w:author="Benjamin Rojas" w:date="2026-10-24T19:39:00Z" w16du:dateUtc="2026-10-24T18:39:00Z">
              <w:rPr>
                <w:rFonts w:ascii="Aptos" w:eastAsia="Aptos" w:hAnsi="Aptos" w:cs="Aptos"/>
                <w:b/>
                <w:color w:val="FF0000"/>
                <w:sz w:val="30"/>
                <w:szCs w:val="30"/>
                <w:u w:val="single"/>
                <w:lang w:val="en-GB"/>
              </w:rPr>
            </w:rPrChange>
          </w:rPr>
          <w:lastRenderedPageBreak/>
          <w:t>- A financial analyst.</w:t>
        </w:r>
      </w:ins>
    </w:p>
    <w:p w14:paraId="6143C177" w14:textId="77777777" w:rsidR="00A977C0" w:rsidRPr="00A977C0" w:rsidRDefault="00A977C0" w:rsidP="00A977C0">
      <w:pPr>
        <w:rPr>
          <w:ins w:id="205" w:author="Benjamin Rojas" w:date="2026-10-24T19:32:00Z"/>
          <w:rFonts w:ascii="Arial" w:eastAsia="Aptos" w:hAnsi="Arial" w:cs="Arial"/>
          <w:bCs/>
          <w:sz w:val="24"/>
          <w:szCs w:val="24"/>
          <w:lang w:val="en-GB"/>
          <w:rPrChange w:id="206" w:author="Benjamin Rojas" w:date="2026-10-24T19:39:00Z" w16du:dateUtc="2026-10-24T18:39:00Z">
            <w:rPr>
              <w:ins w:id="207" w:author="Benjamin Rojas" w:date="2026-10-24T19:32:00Z"/>
              <w:rFonts w:ascii="Aptos" w:eastAsia="Aptos" w:hAnsi="Aptos" w:cs="Aptos"/>
              <w:b/>
              <w:color w:val="FF0000"/>
              <w:sz w:val="30"/>
              <w:szCs w:val="30"/>
              <w:u w:val="single"/>
              <w:lang w:val="en-GB"/>
            </w:rPr>
          </w:rPrChange>
        </w:rPr>
      </w:pPr>
      <w:ins w:id="208" w:author="Benjamin Rojas" w:date="2026-10-24T19:32:00Z">
        <w:r w:rsidRPr="00A977C0">
          <w:rPr>
            <w:rFonts w:ascii="Arial" w:eastAsia="Aptos" w:hAnsi="Arial" w:cs="Arial"/>
            <w:bCs/>
            <w:sz w:val="24"/>
            <w:szCs w:val="24"/>
            <w:lang w:val="en-GB"/>
            <w:rPrChange w:id="209" w:author="Benjamin Rojas" w:date="2026-10-24T19:39:00Z" w16du:dateUtc="2026-10-24T18:39:00Z">
              <w:rPr>
                <w:rFonts w:ascii="Aptos" w:eastAsia="Aptos" w:hAnsi="Aptos" w:cs="Aptos"/>
                <w:b/>
                <w:color w:val="FF0000"/>
                <w:sz w:val="30"/>
                <w:szCs w:val="30"/>
                <w:u w:val="single"/>
                <w:lang w:val="en-GB"/>
              </w:rPr>
            </w:rPrChange>
          </w:rPr>
          <w:t>- A machine learning practitioner.</w:t>
        </w:r>
      </w:ins>
    </w:p>
    <w:p w14:paraId="7F61EDA2" w14:textId="77777777" w:rsidR="00A977C0" w:rsidRPr="00A977C0" w:rsidRDefault="00A977C0" w:rsidP="00A977C0">
      <w:pPr>
        <w:rPr>
          <w:ins w:id="210" w:author="Benjamin Rojas" w:date="2026-10-24T19:32:00Z"/>
          <w:rFonts w:ascii="Arial" w:eastAsia="Aptos" w:hAnsi="Arial" w:cs="Arial"/>
          <w:bCs/>
          <w:sz w:val="24"/>
          <w:szCs w:val="24"/>
          <w:lang w:val="en-GB"/>
          <w:rPrChange w:id="211" w:author="Benjamin Rojas" w:date="2026-10-24T19:39:00Z" w16du:dateUtc="2026-10-24T18:39:00Z">
            <w:rPr>
              <w:ins w:id="212" w:author="Benjamin Rojas" w:date="2026-10-24T19:32:00Z"/>
              <w:rFonts w:ascii="Aptos" w:eastAsia="Aptos" w:hAnsi="Aptos" w:cs="Aptos"/>
              <w:b/>
              <w:color w:val="FF0000"/>
              <w:sz w:val="30"/>
              <w:szCs w:val="30"/>
              <w:u w:val="single"/>
              <w:lang w:val="en-GB"/>
            </w:rPr>
          </w:rPrChange>
        </w:rPr>
      </w:pPr>
      <w:ins w:id="213" w:author="Benjamin Rojas" w:date="2026-10-24T19:32:00Z">
        <w:r w:rsidRPr="00A977C0">
          <w:rPr>
            <w:rFonts w:ascii="Arial" w:eastAsia="Aptos" w:hAnsi="Arial" w:cs="Arial"/>
            <w:bCs/>
            <w:sz w:val="24"/>
            <w:szCs w:val="24"/>
            <w:lang w:val="en-GB"/>
            <w:rPrChange w:id="214" w:author="Benjamin Rojas" w:date="2026-10-24T19:39:00Z" w16du:dateUtc="2026-10-24T18:39:00Z">
              <w:rPr>
                <w:rFonts w:ascii="Aptos" w:eastAsia="Aptos" w:hAnsi="Aptos" w:cs="Aptos"/>
                <w:b/>
                <w:color w:val="FF0000"/>
                <w:sz w:val="30"/>
                <w:szCs w:val="30"/>
                <w:u w:val="single"/>
                <w:lang w:val="en-GB"/>
              </w:rPr>
            </w:rPrChange>
          </w:rPr>
          <w:t>- A Strategic Thinking lecturer.</w:t>
        </w:r>
      </w:ins>
    </w:p>
    <w:p w14:paraId="6AE66645" w14:textId="77777777" w:rsidR="00A977C0" w:rsidRPr="00A977C0" w:rsidRDefault="00A977C0" w:rsidP="00A977C0">
      <w:pPr>
        <w:rPr>
          <w:ins w:id="215" w:author="Benjamin Rojas" w:date="2026-10-24T19:32:00Z"/>
          <w:rFonts w:ascii="Arial" w:eastAsia="Aptos" w:hAnsi="Arial" w:cs="Arial"/>
          <w:bCs/>
          <w:sz w:val="24"/>
          <w:szCs w:val="24"/>
          <w:lang w:val="en-GB"/>
          <w:rPrChange w:id="216" w:author="Benjamin Rojas" w:date="2026-10-24T19:39:00Z" w16du:dateUtc="2026-10-24T18:39:00Z">
            <w:rPr>
              <w:ins w:id="217" w:author="Benjamin Rojas" w:date="2026-10-24T19:32:00Z"/>
              <w:rFonts w:ascii="Aptos" w:eastAsia="Aptos" w:hAnsi="Aptos" w:cs="Aptos"/>
              <w:b/>
              <w:color w:val="FF0000"/>
              <w:sz w:val="30"/>
              <w:szCs w:val="30"/>
              <w:u w:val="single"/>
              <w:lang w:val="en-GB"/>
            </w:rPr>
          </w:rPrChange>
        </w:rPr>
      </w:pPr>
      <w:ins w:id="218" w:author="Benjamin Rojas" w:date="2026-10-24T19:32:00Z">
        <w:r w:rsidRPr="00A977C0">
          <w:rPr>
            <w:rFonts w:ascii="Arial" w:eastAsia="Aptos" w:hAnsi="Arial" w:cs="Arial"/>
            <w:bCs/>
            <w:sz w:val="24"/>
            <w:szCs w:val="24"/>
            <w:lang w:val="en-GB"/>
            <w:rPrChange w:id="219" w:author="Benjamin Rojas" w:date="2026-10-24T19:39:00Z" w16du:dateUtc="2026-10-24T18:39:00Z">
              <w:rPr>
                <w:rFonts w:ascii="Aptos" w:eastAsia="Aptos" w:hAnsi="Aptos" w:cs="Aptos"/>
                <w:b/>
                <w:color w:val="FF0000"/>
                <w:sz w:val="30"/>
                <w:szCs w:val="30"/>
                <w:u w:val="single"/>
                <w:lang w:val="en-GB"/>
              </w:rPr>
            </w:rPrChange>
          </w:rPr>
          <w:t>At the end of every response ask:</w:t>
        </w:r>
      </w:ins>
    </w:p>
    <w:p w14:paraId="23EE602D" w14:textId="0A207CE7" w:rsidR="00A977C0" w:rsidRPr="00A977C0" w:rsidRDefault="00A977C0" w:rsidP="00A977C0">
      <w:pPr>
        <w:rPr>
          <w:ins w:id="220" w:author="Benjamin Rojas" w:date="2026-10-24T19:32:00Z"/>
          <w:rFonts w:ascii="Arial" w:eastAsia="Aptos" w:hAnsi="Arial" w:cs="Arial"/>
          <w:bCs/>
          <w:sz w:val="24"/>
          <w:szCs w:val="24"/>
          <w:lang w:val="en-GB"/>
          <w:rPrChange w:id="221" w:author="Benjamin Rojas" w:date="2026-10-24T19:39:00Z" w16du:dateUtc="2026-10-24T18:39:00Z">
            <w:rPr>
              <w:ins w:id="222" w:author="Benjamin Rojas" w:date="2026-10-24T19:32:00Z"/>
              <w:rFonts w:ascii="Aptos" w:eastAsia="Aptos" w:hAnsi="Aptos" w:cs="Aptos"/>
              <w:b/>
              <w:color w:val="FF0000"/>
              <w:sz w:val="30"/>
              <w:szCs w:val="30"/>
              <w:u w:val="single"/>
              <w:lang w:val="en-GB"/>
            </w:rPr>
          </w:rPrChange>
        </w:rPr>
      </w:pPr>
      <w:ins w:id="223" w:author="Benjamin Rojas" w:date="2026-10-24T19:32:00Z">
        <w:r w:rsidRPr="00A977C0">
          <w:rPr>
            <w:rFonts w:ascii="Arial" w:eastAsia="Aptos" w:hAnsi="Arial" w:cs="Arial"/>
            <w:bCs/>
            <w:sz w:val="24"/>
            <w:szCs w:val="24"/>
            <w:lang w:val="en-GB"/>
            <w:rPrChange w:id="224" w:author="Benjamin Rojas" w:date="2026-10-24T19:39:00Z" w16du:dateUtc="2026-10-24T18:39:00Z">
              <w:rPr>
                <w:rFonts w:ascii="Aptos" w:eastAsia="Aptos" w:hAnsi="Aptos" w:cs="Aptos"/>
                <w:b/>
                <w:color w:val="FF0000"/>
                <w:sz w:val="30"/>
                <w:szCs w:val="30"/>
                <w:u w:val="single"/>
                <w:lang w:val="en-GB"/>
              </w:rPr>
            </w:rPrChange>
          </w:rPr>
          <w:t>"Is the prompt complete, or would you like me to add any additional requirements before we continue?"</w:t>
        </w:r>
        <w:r w:rsidRPr="00A977C0">
          <w:rPr>
            <w:rFonts w:ascii="Arial" w:eastAsia="Aptos" w:hAnsi="Arial" w:cs="Arial"/>
            <w:bCs/>
            <w:sz w:val="24"/>
            <w:szCs w:val="24"/>
            <w:lang w:val="en-GB"/>
            <w:rPrChange w:id="225" w:author="Benjamin Rojas" w:date="2026-10-24T19:39:00Z" w16du:dateUtc="2026-10-24T18:39:00Z">
              <w:rPr>
                <w:rFonts w:ascii="Aptos" w:eastAsia="Aptos" w:hAnsi="Aptos" w:cs="Aptos"/>
                <w:b/>
                <w:color w:val="FF0000"/>
                <w:sz w:val="30"/>
                <w:szCs w:val="30"/>
                <w:u w:val="single"/>
                <w:lang w:val="en-GB"/>
              </w:rPr>
            </w:rPrChange>
          </w:rPr>
          <w:br/>
        </w:r>
        <w:r w:rsidRPr="00A977C0">
          <w:rPr>
            <w:rFonts w:ascii="Arial" w:eastAsia="Aptos" w:hAnsi="Arial" w:cs="Arial"/>
            <w:bCs/>
            <w:sz w:val="24"/>
            <w:szCs w:val="24"/>
            <w:lang w:val="en-GB"/>
            <w:rPrChange w:id="226" w:author="Benjamin Rojas" w:date="2026-10-24T19:39:00Z" w16du:dateUtc="2026-10-24T18:39:00Z">
              <w:rPr>
                <w:rFonts w:ascii="Aptos" w:eastAsia="Aptos" w:hAnsi="Aptos" w:cs="Aptos"/>
                <w:b/>
                <w:color w:val="FF0000"/>
                <w:sz w:val="30"/>
                <w:szCs w:val="30"/>
                <w:u w:val="single"/>
                <w:lang w:val="en-GB"/>
              </w:rPr>
            </w:rPrChange>
          </w:rPr>
          <w:br/>
          <w:t>Be direct</w:t>
        </w:r>
        <w:r w:rsidRPr="00A977C0">
          <w:rPr>
            <w:rFonts w:ascii="Arial" w:eastAsia="Aptos" w:hAnsi="Arial" w:cs="Arial"/>
            <w:bCs/>
            <w:sz w:val="24"/>
            <w:szCs w:val="24"/>
            <w:lang w:val="en-GB"/>
            <w:rPrChange w:id="227" w:author="Benjamin Rojas" w:date="2026-10-24T19:39:00Z" w16du:dateUtc="2026-10-24T18:39:00Z">
              <w:rPr>
                <w:rFonts w:ascii="Aptos" w:eastAsia="Aptos" w:hAnsi="Aptos" w:cs="Aptos"/>
                <w:b/>
                <w:color w:val="FF0000"/>
                <w:sz w:val="30"/>
                <w:szCs w:val="30"/>
                <w:u w:val="single"/>
                <w:lang w:val="en-GB"/>
              </w:rPr>
            </w:rPrChange>
          </w:rPr>
          <w:br/>
          <w:t xml:space="preserve">If the idea is </w:t>
        </w:r>
      </w:ins>
      <w:ins w:id="228" w:author="Benjamin Rojas" w:date="2026-10-24T20:16:00Z" w16du:dateUtc="2026-10-24T19:16:00Z">
        <w:r w:rsidR="001D0E79">
          <w:rPr>
            <w:rFonts w:ascii="Arial" w:eastAsia="Aptos" w:hAnsi="Arial" w:cs="Arial"/>
            <w:bCs/>
            <w:sz w:val="24"/>
            <w:szCs w:val="24"/>
            <w:lang w:val="en-GB"/>
          </w:rPr>
          <w:t>misleading me</w:t>
        </w:r>
      </w:ins>
      <w:ins w:id="229" w:author="Benjamin Rojas" w:date="2026-10-24T19:32:00Z">
        <w:r w:rsidRPr="00A977C0">
          <w:rPr>
            <w:rFonts w:ascii="Arial" w:eastAsia="Aptos" w:hAnsi="Arial" w:cs="Arial"/>
            <w:bCs/>
            <w:sz w:val="24"/>
            <w:szCs w:val="24"/>
            <w:lang w:val="en-GB"/>
            <w:rPrChange w:id="230" w:author="Benjamin Rojas" w:date="2026-10-24T19:39:00Z" w16du:dateUtc="2026-10-24T18:39:00Z">
              <w:rPr>
                <w:rFonts w:ascii="Aptos" w:eastAsia="Aptos" w:hAnsi="Aptos" w:cs="Aptos"/>
                <w:b/>
                <w:color w:val="FF0000"/>
                <w:sz w:val="30"/>
                <w:szCs w:val="30"/>
                <w:u w:val="single"/>
                <w:lang w:val="en-GB"/>
              </w:rPr>
            </w:rPrChange>
          </w:rPr>
          <w:t xml:space="preserve"> you don't have to agree with me, point out where the issue is and explain it in one single sentence.</w:t>
        </w:r>
        <w:r w:rsidRPr="00A977C0">
          <w:rPr>
            <w:rFonts w:ascii="Arial" w:eastAsia="Aptos" w:hAnsi="Arial" w:cs="Arial"/>
            <w:bCs/>
            <w:sz w:val="24"/>
            <w:szCs w:val="24"/>
            <w:lang w:val="en-GB"/>
            <w:rPrChange w:id="231" w:author="Benjamin Rojas" w:date="2026-10-24T19:39:00Z" w16du:dateUtc="2026-10-24T18:39:00Z">
              <w:rPr>
                <w:rFonts w:ascii="Aptos" w:eastAsia="Aptos" w:hAnsi="Aptos" w:cs="Aptos"/>
                <w:b/>
                <w:color w:val="FF0000"/>
                <w:sz w:val="30"/>
                <w:szCs w:val="30"/>
                <w:u w:val="single"/>
                <w:lang w:val="en-GB"/>
              </w:rPr>
            </w:rPrChange>
          </w:rPr>
          <w:br/>
          <w:t>Avoid sentences like “it’s a great idea”, “That idea totally makes sense”, and all kind of similar phrases. </w:t>
        </w:r>
      </w:ins>
    </w:p>
    <w:p w14:paraId="6D008D7E" w14:textId="77777777" w:rsidR="00A977C0" w:rsidRPr="00A977C0" w:rsidRDefault="00A977C0">
      <w:pPr>
        <w:rPr>
          <w:ins w:id="232" w:author="Benjamin Rojas" w:date="2026-10-24T19:32:00Z" w16du:dateUtc="2026-10-24T18:32:00Z"/>
          <w:rFonts w:ascii="Arial" w:eastAsia="Aptos" w:hAnsi="Arial" w:cs="Arial"/>
          <w:bCs/>
          <w:sz w:val="24"/>
          <w:szCs w:val="24"/>
          <w:lang w:val="en-GB"/>
          <w:rPrChange w:id="233" w:author="Benjamin Rojas" w:date="2026-10-24T19:39:00Z" w16du:dateUtc="2026-10-24T18:39:00Z">
            <w:rPr>
              <w:ins w:id="234" w:author="Benjamin Rojas" w:date="2026-10-24T19:32:00Z" w16du:dateUtc="2026-10-24T18:32:00Z"/>
              <w:rFonts w:ascii="Aptos" w:eastAsia="Aptos" w:hAnsi="Aptos" w:cs="Aptos"/>
              <w:b/>
              <w:color w:val="FF0000"/>
              <w:sz w:val="30"/>
              <w:szCs w:val="30"/>
              <w:u w:val="single"/>
            </w:rPr>
          </w:rPrChange>
        </w:rPr>
      </w:pPr>
    </w:p>
    <w:p w14:paraId="3CB77128" w14:textId="70F7A0BB" w:rsidR="0051184F" w:rsidDel="00A977C0" w:rsidRDefault="00E73B14" w:rsidP="00A977C0">
      <w:pPr>
        <w:rPr>
          <w:del w:id="235" w:author="Benjamin Rojas" w:date="2026-10-24T19:39:00Z" w16du:dateUtc="2026-10-24T18:39:00Z"/>
          <w:rFonts w:ascii="Aptos" w:eastAsia="Aptos" w:hAnsi="Aptos" w:cs="Aptos"/>
          <w:b/>
          <w:color w:val="FF0000"/>
          <w:sz w:val="30"/>
          <w:szCs w:val="30"/>
          <w:u w:val="single"/>
        </w:rPr>
        <w:pPrChange w:id="236" w:author="Benjamin Rojas" w:date="2026-10-24T19:39:00Z" w16du:dateUtc="2026-10-24T18:39:00Z">
          <w:pPr/>
        </w:pPrChange>
      </w:pPr>
      <w:del w:id="237" w:author="Benjamin Rojas" w:date="2026-10-24T19:39:00Z" w16du:dateUtc="2026-10-24T18:39:00Z">
        <w:r w:rsidDel="00A977C0">
          <w:rPr>
            <w:rFonts w:ascii="Aptos" w:eastAsia="Aptos" w:hAnsi="Aptos" w:cs="Aptos"/>
            <w:b/>
            <w:color w:val="FF0000"/>
            <w:sz w:val="30"/>
            <w:szCs w:val="30"/>
            <w:u w:val="single"/>
          </w:rPr>
          <w:delText>Please read all the instructions on this document carefully!!!</w:delText>
        </w:r>
      </w:del>
    </w:p>
    <w:p w14:paraId="647CEC7D" w14:textId="66DE2011" w:rsidR="0051184F" w:rsidDel="00A977C0" w:rsidRDefault="0051184F" w:rsidP="00A977C0">
      <w:pPr>
        <w:rPr>
          <w:del w:id="238" w:author="Benjamin Rojas" w:date="2026-10-24T19:39:00Z" w16du:dateUtc="2026-10-24T18:39:00Z"/>
          <w:rFonts w:ascii="Aptos" w:eastAsia="Aptos" w:hAnsi="Aptos" w:cs="Aptos"/>
          <w:color w:val="FF0000"/>
          <w:sz w:val="24"/>
          <w:szCs w:val="24"/>
        </w:rPr>
        <w:pPrChange w:id="239" w:author="Benjamin Rojas" w:date="2026-10-24T19:39:00Z" w16du:dateUtc="2026-10-24T18:39:00Z">
          <w:pPr/>
        </w:pPrChange>
      </w:pPr>
    </w:p>
    <w:p w14:paraId="278952E6" w14:textId="5B4393F3" w:rsidR="0051184F" w:rsidDel="00A977C0" w:rsidRDefault="00E73B14" w:rsidP="00A977C0">
      <w:pPr>
        <w:rPr>
          <w:del w:id="240" w:author="Benjamin Rojas" w:date="2026-10-24T19:39:00Z" w16du:dateUtc="2026-10-24T18:39:00Z"/>
          <w:rFonts w:ascii="Aptos" w:eastAsia="Aptos" w:hAnsi="Aptos" w:cs="Aptos"/>
          <w:b/>
          <w:color w:val="FF0000"/>
          <w:sz w:val="24"/>
          <w:szCs w:val="24"/>
        </w:rPr>
        <w:pPrChange w:id="241" w:author="Benjamin Rojas" w:date="2026-10-24T19:39:00Z" w16du:dateUtc="2026-10-24T18:39:00Z">
          <w:pPr/>
        </w:pPrChange>
      </w:pPr>
      <w:del w:id="242" w:author="Benjamin Rojas" w:date="2026-10-24T19:39:00Z" w16du:dateUtc="2026-10-24T18:39:00Z">
        <w:r w:rsidDel="00A977C0">
          <w:rPr>
            <w:rFonts w:ascii="Aptos" w:eastAsia="Aptos" w:hAnsi="Aptos" w:cs="Aptos"/>
            <w:b/>
            <w:color w:val="FF0000"/>
            <w:sz w:val="24"/>
            <w:szCs w:val="24"/>
          </w:rPr>
          <w:delText>Filling out the cover sheet</w:delText>
        </w:r>
      </w:del>
    </w:p>
    <w:p w14:paraId="5A3E1313" w14:textId="4A8FC5CA" w:rsidR="0051184F" w:rsidDel="00A977C0" w:rsidRDefault="0051184F" w:rsidP="00A977C0">
      <w:pPr>
        <w:rPr>
          <w:del w:id="243" w:author="Benjamin Rojas" w:date="2026-10-24T19:39:00Z" w16du:dateUtc="2026-10-24T18:39:00Z"/>
          <w:rFonts w:ascii="Aptos" w:eastAsia="Aptos" w:hAnsi="Aptos" w:cs="Aptos"/>
          <w:b/>
          <w:color w:val="FF0000"/>
          <w:sz w:val="24"/>
          <w:szCs w:val="24"/>
        </w:rPr>
        <w:pPrChange w:id="244" w:author="Benjamin Rojas" w:date="2026-10-24T19:39:00Z" w16du:dateUtc="2026-10-24T18:39:00Z">
          <w:pPr/>
        </w:pPrChange>
      </w:pPr>
    </w:p>
    <w:p w14:paraId="1A6EB1B9" w14:textId="0D444E82" w:rsidR="0051184F" w:rsidDel="00A977C0" w:rsidRDefault="00E73B14" w:rsidP="00A977C0">
      <w:pPr>
        <w:rPr>
          <w:del w:id="245" w:author="Benjamin Rojas" w:date="2026-10-24T19:39:00Z" w16du:dateUtc="2026-10-24T18:39:00Z"/>
          <w:rFonts w:ascii="Aptos" w:eastAsia="Aptos" w:hAnsi="Aptos" w:cs="Aptos"/>
          <w:color w:val="FF0000"/>
          <w:sz w:val="24"/>
          <w:szCs w:val="24"/>
        </w:rPr>
        <w:pPrChange w:id="246" w:author="Benjamin Rojas" w:date="2026-10-24T19:39:00Z" w16du:dateUtc="2026-10-24T18:39:00Z">
          <w:pPr/>
        </w:pPrChange>
      </w:pPr>
      <w:del w:id="247" w:author="Benjamin Rojas" w:date="2026-10-24T19:39:00Z" w16du:dateUtc="2026-10-24T18:39:00Z">
        <w:r w:rsidDel="00A977C0">
          <w:rPr>
            <w:rFonts w:ascii="Aptos" w:eastAsia="Aptos" w:hAnsi="Aptos" w:cs="Aptos"/>
            <w:color w:val="FF0000"/>
            <w:sz w:val="24"/>
            <w:szCs w:val="24"/>
          </w:rPr>
          <w:delText>Fill out the top section of the cover page with all the required information.</w:delText>
        </w:r>
      </w:del>
    </w:p>
    <w:p w14:paraId="23A4B650" w14:textId="10848B60" w:rsidR="0051184F" w:rsidDel="00A977C0" w:rsidRDefault="0051184F" w:rsidP="00A977C0">
      <w:pPr>
        <w:rPr>
          <w:del w:id="248" w:author="Benjamin Rojas" w:date="2026-10-24T19:39:00Z" w16du:dateUtc="2026-10-24T18:39:00Z"/>
          <w:rFonts w:ascii="Aptos" w:eastAsia="Aptos" w:hAnsi="Aptos" w:cs="Aptos"/>
          <w:color w:val="FF0000"/>
          <w:sz w:val="24"/>
          <w:szCs w:val="24"/>
        </w:rPr>
        <w:pPrChange w:id="249" w:author="Benjamin Rojas" w:date="2026-10-24T19:39:00Z" w16du:dateUtc="2026-10-24T18:39:00Z">
          <w:pPr/>
        </w:pPrChange>
      </w:pPr>
    </w:p>
    <w:p w14:paraId="00F2E612" w14:textId="00A0727A" w:rsidR="0051184F" w:rsidDel="00A977C0" w:rsidRDefault="00E73B14" w:rsidP="00A977C0">
      <w:pPr>
        <w:rPr>
          <w:del w:id="250" w:author="Benjamin Rojas" w:date="2026-10-24T19:39:00Z" w16du:dateUtc="2026-10-24T18:39:00Z"/>
          <w:rFonts w:ascii="Aptos" w:eastAsia="Aptos" w:hAnsi="Aptos" w:cs="Aptos"/>
          <w:color w:val="FF0000"/>
          <w:sz w:val="24"/>
          <w:szCs w:val="24"/>
        </w:rPr>
        <w:pPrChange w:id="251" w:author="Benjamin Rojas" w:date="2026-10-24T19:39:00Z" w16du:dateUtc="2026-10-24T18:39:00Z">
          <w:pPr/>
        </w:pPrChange>
      </w:pPr>
      <w:del w:id="252" w:author="Benjamin Rojas" w:date="2026-10-24T19:39:00Z" w16du:dateUtc="2026-10-24T18:39:00Z">
        <w:r w:rsidDel="00A977C0">
          <w:rPr>
            <w:rFonts w:ascii="Aptos" w:eastAsia="Aptos" w:hAnsi="Aptos" w:cs="Aptos"/>
            <w:color w:val="FF0000"/>
            <w:sz w:val="24"/>
            <w:szCs w:val="24"/>
          </w:rPr>
          <w:delText>In the "Use of AI" section, choose the statement that accurately reflects your work:</w:delText>
        </w:r>
      </w:del>
    </w:p>
    <w:p w14:paraId="0170ED33" w14:textId="2654552A" w:rsidR="0051184F" w:rsidDel="00A977C0" w:rsidRDefault="0051184F" w:rsidP="00A977C0">
      <w:pPr>
        <w:rPr>
          <w:del w:id="253" w:author="Benjamin Rojas" w:date="2026-10-24T19:39:00Z" w16du:dateUtc="2026-10-24T18:39:00Z"/>
          <w:rFonts w:ascii="Aptos" w:eastAsia="Aptos" w:hAnsi="Aptos" w:cs="Aptos"/>
          <w:b/>
          <w:color w:val="FF0000"/>
          <w:sz w:val="24"/>
          <w:szCs w:val="24"/>
        </w:rPr>
        <w:pPrChange w:id="254" w:author="Benjamin Rojas" w:date="2026-10-24T19:39:00Z" w16du:dateUtc="2026-10-24T18:39:00Z">
          <w:pPr/>
        </w:pPrChange>
      </w:pPr>
    </w:p>
    <w:p w14:paraId="64487AE5" w14:textId="220A47B9" w:rsidR="0051184F" w:rsidDel="00A977C0" w:rsidRDefault="00E73B14" w:rsidP="00A977C0">
      <w:pPr>
        <w:rPr>
          <w:del w:id="255" w:author="Benjamin Rojas" w:date="2026-10-24T19:39:00Z" w16du:dateUtc="2026-10-24T18:39:00Z"/>
          <w:rFonts w:ascii="Aptos" w:eastAsia="Aptos" w:hAnsi="Aptos" w:cs="Aptos"/>
          <w:color w:val="FF0000"/>
          <w:sz w:val="24"/>
          <w:szCs w:val="24"/>
        </w:rPr>
        <w:pPrChange w:id="256" w:author="Benjamin Rojas" w:date="2026-10-24T19:39:00Z" w16du:dateUtc="2026-10-24T18:39:00Z">
          <w:pPr/>
        </w:pPrChange>
      </w:pPr>
      <w:del w:id="257" w:author="Benjamin Rojas" w:date="2026-10-24T19:39:00Z" w16du:dateUtc="2026-10-24T18:39:00Z">
        <w:r w:rsidDel="00A977C0">
          <w:rPr>
            <w:rFonts w:ascii="Aptos" w:eastAsia="Aptos" w:hAnsi="Aptos" w:cs="Aptos"/>
            <w:b/>
            <w:color w:val="FF0000"/>
            <w:sz w:val="24"/>
            <w:szCs w:val="24"/>
          </w:rPr>
          <w:delText>If you utilized AI</w:delText>
        </w:r>
        <w:r w:rsidDel="00A977C0">
          <w:rPr>
            <w:rFonts w:ascii="Aptos" w:eastAsia="Aptos" w:hAnsi="Aptos" w:cs="Aptos"/>
            <w:color w:val="FF0000"/>
            <w:sz w:val="24"/>
            <w:szCs w:val="24"/>
          </w:rPr>
          <w:delText>: select the first statement. Provide details about the AI tool used and its application. Delete the second statement.</w:delText>
        </w:r>
      </w:del>
    </w:p>
    <w:p w14:paraId="4B9F7F76" w14:textId="427C14C2" w:rsidR="0051184F" w:rsidDel="00A977C0" w:rsidRDefault="00E73B14" w:rsidP="00A977C0">
      <w:pPr>
        <w:rPr>
          <w:del w:id="258" w:author="Benjamin Rojas" w:date="2026-10-24T19:39:00Z" w16du:dateUtc="2026-10-24T18:39:00Z"/>
          <w:rFonts w:ascii="Aptos" w:eastAsia="Aptos" w:hAnsi="Aptos" w:cs="Aptos"/>
          <w:color w:val="FF0000"/>
          <w:sz w:val="24"/>
          <w:szCs w:val="24"/>
        </w:rPr>
        <w:pPrChange w:id="259" w:author="Benjamin Rojas" w:date="2026-10-24T19:39:00Z" w16du:dateUtc="2026-10-24T18:39:00Z">
          <w:pPr/>
        </w:pPrChange>
      </w:pPr>
      <w:del w:id="260" w:author="Benjamin Rojas" w:date="2026-10-24T19:39:00Z" w16du:dateUtc="2026-10-24T18:39:00Z">
        <w:r w:rsidDel="00A977C0">
          <w:rPr>
            <w:rFonts w:ascii="Aptos" w:eastAsia="Aptos" w:hAnsi="Aptos" w:cs="Aptos"/>
            <w:color w:val="FF0000"/>
            <w:sz w:val="24"/>
            <w:szCs w:val="24"/>
          </w:rPr>
          <w:delText>Example: "I acknowledge the use of Grammarly for improving spelling and grammar."</w:delText>
        </w:r>
      </w:del>
    </w:p>
    <w:p w14:paraId="40E9C269" w14:textId="6E011448" w:rsidR="0051184F" w:rsidDel="00A977C0" w:rsidRDefault="00E73B14" w:rsidP="00A977C0">
      <w:pPr>
        <w:rPr>
          <w:del w:id="261" w:author="Benjamin Rojas" w:date="2026-10-24T19:39:00Z" w16du:dateUtc="2026-10-24T18:39:00Z"/>
          <w:rFonts w:ascii="Aptos" w:eastAsia="Aptos" w:hAnsi="Aptos" w:cs="Aptos"/>
          <w:color w:val="FF0000"/>
          <w:sz w:val="24"/>
          <w:szCs w:val="24"/>
        </w:rPr>
        <w:pPrChange w:id="262" w:author="Benjamin Rojas" w:date="2026-10-24T19:39:00Z" w16du:dateUtc="2026-10-24T18:39:00Z">
          <w:pPr/>
        </w:pPrChange>
      </w:pPr>
      <w:del w:id="263" w:author="Benjamin Rojas" w:date="2026-10-24T19:39:00Z" w16du:dateUtc="2026-10-24T18:39:00Z">
        <w:r w:rsidDel="00A977C0">
          <w:rPr>
            <w:rFonts w:ascii="Aptos" w:eastAsia="Aptos" w:hAnsi="Aptos" w:cs="Aptos"/>
            <w:color w:val="FF0000"/>
            <w:sz w:val="24"/>
            <w:szCs w:val="24"/>
          </w:rPr>
          <w:delText>OR: "I acknowledge the use of ChatGPT for structuring the assignment."</w:delText>
        </w:r>
      </w:del>
    </w:p>
    <w:p w14:paraId="62D4093D" w14:textId="117A2F9F" w:rsidR="0051184F" w:rsidDel="00A977C0" w:rsidRDefault="00E73B14" w:rsidP="00A977C0">
      <w:pPr>
        <w:rPr>
          <w:del w:id="264" w:author="Benjamin Rojas" w:date="2026-10-24T19:39:00Z" w16du:dateUtc="2026-10-24T18:39:00Z"/>
          <w:rFonts w:ascii="Aptos" w:eastAsia="Aptos" w:hAnsi="Aptos" w:cs="Aptos"/>
          <w:color w:val="FF0000"/>
          <w:sz w:val="24"/>
          <w:szCs w:val="24"/>
        </w:rPr>
        <w:pPrChange w:id="265" w:author="Benjamin Rojas" w:date="2026-10-24T19:39:00Z" w16du:dateUtc="2026-10-24T18:39:00Z">
          <w:pPr/>
        </w:pPrChange>
      </w:pPr>
      <w:del w:id="266" w:author="Benjamin Rojas" w:date="2026-10-24T19:39:00Z" w16du:dateUtc="2026-10-24T18:39:00Z">
        <w:r w:rsidDel="00A977C0">
          <w:rPr>
            <w:rFonts w:ascii="Aptos" w:eastAsia="Aptos" w:hAnsi="Aptos" w:cs="Aptos"/>
            <w:color w:val="FF0000"/>
            <w:sz w:val="24"/>
            <w:szCs w:val="24"/>
          </w:rPr>
          <w:delText>Additionally, if you have used AI-generated content to inform a particular section of an assignment, you should cite its use as though you are referencing any other resource such as a journal article or book. You should then provide an appendix that shows the prompt you used, and text generated by the AI tool as evidence.</w:delText>
        </w:r>
      </w:del>
    </w:p>
    <w:p w14:paraId="7B7353DB" w14:textId="3F4CCA6C" w:rsidR="0051184F" w:rsidDel="00A977C0" w:rsidRDefault="00E73B14" w:rsidP="00A977C0">
      <w:pPr>
        <w:rPr>
          <w:del w:id="267" w:author="Benjamin Rojas" w:date="2026-10-24T19:39:00Z" w16du:dateUtc="2026-10-24T18:39:00Z"/>
          <w:rFonts w:ascii="Aptos" w:eastAsia="Aptos" w:hAnsi="Aptos" w:cs="Aptos"/>
          <w:color w:val="FF0000"/>
          <w:sz w:val="24"/>
          <w:szCs w:val="24"/>
        </w:rPr>
        <w:pPrChange w:id="268" w:author="Benjamin Rojas" w:date="2026-10-24T19:39:00Z" w16du:dateUtc="2026-10-24T18:39:00Z">
          <w:pPr/>
        </w:pPrChange>
      </w:pPr>
      <w:del w:id="269" w:author="Benjamin Rojas" w:date="2026-10-24T19:39:00Z" w16du:dateUtc="2026-10-24T18:39:00Z">
        <w:r w:rsidDel="00A977C0">
          <w:rPr>
            <w:rFonts w:ascii="Aptos" w:eastAsia="Aptos" w:hAnsi="Aptos" w:cs="Aptos"/>
            <w:color w:val="FF0000"/>
            <w:sz w:val="24"/>
            <w:szCs w:val="24"/>
          </w:rPr>
          <w:delText>Information on how to reference AI tools is available in the Harvard Referencing Handbook, which can be downloaded at:</w:delText>
        </w:r>
        <w:r w:rsidDel="00A977C0">
          <w:delText xml:space="preserve"> </w:delText>
        </w:r>
        <w:r w:rsidDel="00A977C0">
          <w:rPr>
            <w:rFonts w:ascii="Aptos" w:eastAsia="Aptos" w:hAnsi="Aptos" w:cs="Aptos"/>
            <w:color w:val="FF0000"/>
            <w:sz w:val="24"/>
            <w:szCs w:val="24"/>
          </w:rPr>
          <w:delText>https://library.cct.ie/referencing/harvard</w:delText>
        </w:r>
      </w:del>
    </w:p>
    <w:p w14:paraId="1264EB94" w14:textId="7FFE7410" w:rsidR="0051184F" w:rsidDel="00A977C0" w:rsidRDefault="0051184F" w:rsidP="00A977C0">
      <w:pPr>
        <w:rPr>
          <w:del w:id="270" w:author="Benjamin Rojas" w:date="2026-10-24T19:39:00Z" w16du:dateUtc="2026-10-24T18:39:00Z"/>
          <w:rFonts w:ascii="Aptos" w:eastAsia="Aptos" w:hAnsi="Aptos" w:cs="Aptos"/>
          <w:b/>
          <w:color w:val="FF0000"/>
          <w:sz w:val="24"/>
          <w:szCs w:val="24"/>
        </w:rPr>
        <w:pPrChange w:id="271" w:author="Benjamin Rojas" w:date="2026-10-24T19:39:00Z" w16du:dateUtc="2026-10-24T18:39:00Z">
          <w:pPr/>
        </w:pPrChange>
      </w:pPr>
    </w:p>
    <w:p w14:paraId="44AE3959" w14:textId="4A40830B" w:rsidR="0051184F" w:rsidDel="00A977C0" w:rsidRDefault="00E73B14" w:rsidP="00A977C0">
      <w:pPr>
        <w:rPr>
          <w:del w:id="272" w:author="Benjamin Rojas" w:date="2026-10-24T19:39:00Z" w16du:dateUtc="2026-10-24T18:39:00Z"/>
          <w:rFonts w:ascii="Aptos" w:eastAsia="Aptos" w:hAnsi="Aptos" w:cs="Aptos"/>
          <w:color w:val="FF0000"/>
          <w:sz w:val="24"/>
          <w:szCs w:val="24"/>
        </w:rPr>
        <w:pPrChange w:id="273" w:author="Benjamin Rojas" w:date="2026-10-24T19:39:00Z" w16du:dateUtc="2026-10-24T18:39:00Z">
          <w:pPr/>
        </w:pPrChange>
      </w:pPr>
      <w:del w:id="274" w:author="Benjamin Rojas" w:date="2026-10-24T19:39:00Z" w16du:dateUtc="2026-10-24T18:39:00Z">
        <w:r w:rsidDel="00A977C0">
          <w:rPr>
            <w:rFonts w:ascii="Aptos" w:eastAsia="Aptos" w:hAnsi="Aptos" w:cs="Aptos"/>
            <w:b/>
            <w:color w:val="FF0000"/>
            <w:sz w:val="24"/>
            <w:szCs w:val="24"/>
          </w:rPr>
          <w:delText>If you did not use AI tools</w:delText>
        </w:r>
        <w:r w:rsidDel="00A977C0">
          <w:rPr>
            <w:rFonts w:ascii="Aptos" w:eastAsia="Aptos" w:hAnsi="Aptos" w:cs="Aptos"/>
            <w:color w:val="FF0000"/>
            <w:sz w:val="24"/>
            <w:szCs w:val="24"/>
          </w:rPr>
          <w:delText>: delete the first statement and keep the second one.</w:delText>
        </w:r>
      </w:del>
    </w:p>
    <w:p w14:paraId="43A616D5" w14:textId="27F02646" w:rsidR="00A034FB" w:rsidDel="00A977C0" w:rsidRDefault="00A034FB" w:rsidP="00A977C0">
      <w:pPr>
        <w:rPr>
          <w:del w:id="275" w:author="Benjamin Rojas" w:date="2026-10-24T19:39:00Z" w16du:dateUtc="2026-10-24T18:39:00Z"/>
          <w:rFonts w:ascii="Aptos" w:eastAsia="Aptos" w:hAnsi="Aptos" w:cs="Aptos"/>
          <w:color w:val="FF0000"/>
          <w:sz w:val="24"/>
          <w:szCs w:val="24"/>
        </w:rPr>
        <w:pPrChange w:id="276" w:author="Benjamin Rojas" w:date="2026-10-24T19:39:00Z" w16du:dateUtc="2026-10-24T18:39:00Z">
          <w:pPr/>
        </w:pPrChange>
      </w:pPr>
    </w:p>
    <w:p w14:paraId="530D2030" w14:textId="6685AE5F" w:rsidR="00A034FB" w:rsidRPr="008D49C4" w:rsidDel="00A977C0" w:rsidRDefault="00A034FB" w:rsidP="00A977C0">
      <w:pPr>
        <w:rPr>
          <w:del w:id="277" w:author="Benjamin Rojas" w:date="2026-10-24T19:39:00Z" w16du:dateUtc="2026-10-24T18:39:00Z"/>
          <w:rFonts w:ascii="Times New Roman" w:eastAsia="Times New Roman" w:hAnsi="Times New Roman" w:cs="Times New Roman"/>
          <w:color w:val="FF0000"/>
          <w:sz w:val="24"/>
          <w:szCs w:val="24"/>
        </w:rPr>
        <w:pPrChange w:id="278" w:author="Benjamin Rojas" w:date="2026-10-24T19:39:00Z" w16du:dateUtc="2026-10-24T18:39:00Z">
          <w:pPr>
            <w:spacing w:line="240" w:lineRule="auto"/>
          </w:pPr>
        </w:pPrChange>
      </w:pPr>
      <w:del w:id="279" w:author="Benjamin Rojas" w:date="2026-10-24T19:39:00Z" w16du:dateUtc="2026-10-24T18:39:00Z">
        <w:r w:rsidRPr="008D49C4" w:rsidDel="00A977C0">
          <w:rPr>
            <w:rFonts w:ascii="Aptos" w:eastAsia="Times New Roman" w:hAnsi="Aptos" w:cs="Times New Roman"/>
            <w:b/>
            <w:bCs/>
            <w:color w:val="FF0000"/>
            <w:sz w:val="30"/>
            <w:szCs w:val="30"/>
            <w:u w:val="single"/>
          </w:rPr>
          <w:delText>Please read all the instructions on this document carefully!!!</w:delText>
        </w:r>
      </w:del>
    </w:p>
    <w:p w14:paraId="3998B9E3" w14:textId="317F678D" w:rsidR="00A034FB" w:rsidRPr="008D49C4" w:rsidDel="00A977C0" w:rsidRDefault="00A034FB" w:rsidP="00A977C0">
      <w:pPr>
        <w:rPr>
          <w:del w:id="280" w:author="Benjamin Rojas" w:date="2026-10-24T19:39:00Z" w16du:dateUtc="2026-10-24T18:39:00Z"/>
          <w:rFonts w:ascii="Times New Roman" w:eastAsia="Times New Roman" w:hAnsi="Times New Roman" w:cs="Times New Roman"/>
          <w:color w:val="FF0000"/>
          <w:sz w:val="24"/>
          <w:szCs w:val="24"/>
        </w:rPr>
        <w:pPrChange w:id="281" w:author="Benjamin Rojas" w:date="2026-10-24T19:39:00Z" w16du:dateUtc="2026-10-24T18:39:00Z">
          <w:pPr>
            <w:spacing w:after="0" w:line="240" w:lineRule="auto"/>
          </w:pPr>
        </w:pPrChange>
      </w:pPr>
    </w:p>
    <w:p w14:paraId="33201B3F" w14:textId="452417D9" w:rsidR="00A034FB" w:rsidRPr="008D49C4" w:rsidDel="00A977C0" w:rsidRDefault="00A034FB" w:rsidP="00A977C0">
      <w:pPr>
        <w:rPr>
          <w:del w:id="282" w:author="Benjamin Rojas" w:date="2026-10-24T19:39:00Z" w16du:dateUtc="2026-10-24T18:39:00Z"/>
          <w:rFonts w:ascii="Times New Roman" w:eastAsia="Times New Roman" w:hAnsi="Times New Roman" w:cs="Times New Roman"/>
          <w:color w:val="FF0000"/>
          <w:sz w:val="24"/>
          <w:szCs w:val="24"/>
        </w:rPr>
        <w:pPrChange w:id="283" w:author="Benjamin Rojas" w:date="2026-10-24T19:39:00Z" w16du:dateUtc="2026-10-24T18:39:00Z">
          <w:pPr>
            <w:pStyle w:val="ListParagraph"/>
            <w:numPr>
              <w:numId w:val="2"/>
            </w:numPr>
            <w:spacing w:line="240" w:lineRule="auto"/>
            <w:ind w:hanging="360"/>
          </w:pPr>
        </w:pPrChange>
      </w:pPr>
      <w:del w:id="284" w:author="Benjamin Rojas" w:date="2026-10-24T19:39:00Z" w16du:dateUtc="2026-10-24T18:39:00Z">
        <w:r w:rsidRPr="008D49C4" w:rsidDel="00A977C0">
          <w:rPr>
            <w:rFonts w:ascii="Aptos" w:eastAsia="Times New Roman" w:hAnsi="Aptos" w:cs="Times New Roman"/>
            <w:b/>
            <w:bCs/>
            <w:color w:val="FF0000"/>
            <w:sz w:val="24"/>
            <w:szCs w:val="24"/>
          </w:rPr>
          <w:delText>Filling out the cover sheet</w:delText>
        </w:r>
      </w:del>
    </w:p>
    <w:p w14:paraId="71C21B4C" w14:textId="4F4B3D1F" w:rsidR="00A034FB" w:rsidRPr="008D49C4" w:rsidDel="00A977C0" w:rsidRDefault="00A034FB" w:rsidP="00A977C0">
      <w:pPr>
        <w:rPr>
          <w:del w:id="285" w:author="Benjamin Rojas" w:date="2026-10-24T19:39:00Z" w16du:dateUtc="2026-10-24T18:39:00Z"/>
          <w:rFonts w:ascii="Times New Roman" w:eastAsia="Times New Roman" w:hAnsi="Times New Roman" w:cs="Times New Roman"/>
          <w:color w:val="FF0000"/>
          <w:sz w:val="24"/>
          <w:szCs w:val="24"/>
        </w:rPr>
        <w:pPrChange w:id="286" w:author="Benjamin Rojas" w:date="2026-10-24T19:39:00Z" w16du:dateUtc="2026-10-24T18:39:00Z">
          <w:pPr>
            <w:spacing w:line="240" w:lineRule="auto"/>
            <w:ind w:left="720"/>
          </w:pPr>
        </w:pPrChange>
      </w:pPr>
      <w:del w:id="287" w:author="Benjamin Rojas" w:date="2026-10-24T19:39:00Z" w16du:dateUtc="2026-10-24T18:39:00Z">
        <w:r w:rsidRPr="008D49C4" w:rsidDel="00A977C0">
          <w:rPr>
            <w:rFonts w:ascii="Aptos" w:eastAsia="Times New Roman" w:hAnsi="Aptos" w:cs="Times New Roman"/>
            <w:color w:val="FF0000"/>
            <w:sz w:val="24"/>
            <w:szCs w:val="24"/>
          </w:rPr>
          <w:delText>Fill out the top section of the cover page with all the required information.</w:delText>
        </w:r>
      </w:del>
    </w:p>
    <w:p w14:paraId="3E9E2387" w14:textId="14749B5E" w:rsidR="00A034FB" w:rsidRPr="008D49C4" w:rsidDel="00A977C0" w:rsidRDefault="00A034FB" w:rsidP="00A977C0">
      <w:pPr>
        <w:rPr>
          <w:del w:id="288" w:author="Benjamin Rojas" w:date="2026-10-24T19:39:00Z" w16du:dateUtc="2026-10-24T18:39:00Z"/>
          <w:rFonts w:ascii="Times New Roman" w:eastAsia="Times New Roman" w:hAnsi="Times New Roman" w:cs="Times New Roman"/>
          <w:color w:val="FF0000"/>
          <w:sz w:val="24"/>
          <w:szCs w:val="24"/>
        </w:rPr>
        <w:pPrChange w:id="289" w:author="Benjamin Rojas" w:date="2026-10-24T19:39:00Z" w16du:dateUtc="2026-10-24T18:39:00Z">
          <w:pPr>
            <w:spacing w:after="0" w:line="240" w:lineRule="auto"/>
            <w:ind w:left="720"/>
          </w:pPr>
        </w:pPrChange>
      </w:pPr>
    </w:p>
    <w:p w14:paraId="53C5C1B1" w14:textId="382B69E0" w:rsidR="00A034FB" w:rsidRPr="008D49C4" w:rsidDel="00A977C0" w:rsidRDefault="00A034FB" w:rsidP="00A977C0">
      <w:pPr>
        <w:rPr>
          <w:del w:id="290" w:author="Benjamin Rojas" w:date="2026-10-24T19:39:00Z" w16du:dateUtc="2026-10-24T18:39:00Z"/>
          <w:rFonts w:ascii="Times New Roman" w:eastAsia="Times New Roman" w:hAnsi="Times New Roman" w:cs="Times New Roman"/>
          <w:color w:val="FF0000"/>
          <w:sz w:val="24"/>
          <w:szCs w:val="24"/>
        </w:rPr>
        <w:pPrChange w:id="291" w:author="Benjamin Rojas" w:date="2026-10-24T19:39:00Z" w16du:dateUtc="2026-10-24T18:39:00Z">
          <w:pPr>
            <w:spacing w:line="240" w:lineRule="auto"/>
            <w:ind w:left="720"/>
          </w:pPr>
        </w:pPrChange>
      </w:pPr>
      <w:del w:id="292" w:author="Benjamin Rojas" w:date="2026-10-24T19:39:00Z" w16du:dateUtc="2026-10-24T18:39:00Z">
        <w:r w:rsidRPr="008D49C4" w:rsidDel="00A977C0">
          <w:rPr>
            <w:rFonts w:ascii="Aptos" w:eastAsia="Times New Roman" w:hAnsi="Aptos" w:cs="Times New Roman"/>
            <w:color w:val="FF0000"/>
            <w:sz w:val="24"/>
            <w:szCs w:val="24"/>
          </w:rPr>
          <w:delText>In the "Use of AI" section, choose the statement that accurately reflects your work:</w:delText>
        </w:r>
      </w:del>
    </w:p>
    <w:p w14:paraId="64A4805C" w14:textId="748991A3" w:rsidR="00A034FB" w:rsidRPr="008D49C4" w:rsidDel="00A977C0" w:rsidRDefault="00A034FB" w:rsidP="00A977C0">
      <w:pPr>
        <w:rPr>
          <w:del w:id="293" w:author="Benjamin Rojas" w:date="2026-10-24T19:39:00Z" w16du:dateUtc="2026-10-24T18:39:00Z"/>
          <w:rFonts w:ascii="Times New Roman" w:eastAsia="Times New Roman" w:hAnsi="Times New Roman" w:cs="Times New Roman"/>
          <w:color w:val="FF0000"/>
          <w:sz w:val="24"/>
          <w:szCs w:val="24"/>
        </w:rPr>
        <w:pPrChange w:id="294" w:author="Benjamin Rojas" w:date="2026-10-24T19:39:00Z" w16du:dateUtc="2026-10-24T18:39:00Z">
          <w:pPr>
            <w:spacing w:after="0" w:line="240" w:lineRule="auto"/>
            <w:ind w:left="720"/>
          </w:pPr>
        </w:pPrChange>
      </w:pPr>
    </w:p>
    <w:p w14:paraId="15DD3A31" w14:textId="4589D866" w:rsidR="00A034FB" w:rsidRPr="008D49C4" w:rsidDel="00A977C0" w:rsidRDefault="00A034FB" w:rsidP="00A977C0">
      <w:pPr>
        <w:rPr>
          <w:del w:id="295" w:author="Benjamin Rojas" w:date="2026-10-24T19:39:00Z" w16du:dateUtc="2026-10-24T18:39:00Z"/>
          <w:rFonts w:ascii="Times New Roman" w:eastAsia="Times New Roman" w:hAnsi="Times New Roman" w:cs="Times New Roman"/>
          <w:color w:val="FF0000"/>
          <w:sz w:val="24"/>
          <w:szCs w:val="24"/>
        </w:rPr>
        <w:pPrChange w:id="296" w:author="Benjamin Rojas" w:date="2026-10-24T19:39:00Z" w16du:dateUtc="2026-10-24T18:39:00Z">
          <w:pPr>
            <w:spacing w:line="240" w:lineRule="auto"/>
            <w:ind w:left="720"/>
          </w:pPr>
        </w:pPrChange>
      </w:pPr>
      <w:del w:id="297" w:author="Benjamin Rojas" w:date="2026-10-24T19:39:00Z" w16du:dateUtc="2026-10-24T18:39:00Z">
        <w:r w:rsidRPr="008D49C4" w:rsidDel="00A977C0">
          <w:rPr>
            <w:rFonts w:ascii="Aptos" w:eastAsia="Times New Roman" w:hAnsi="Aptos" w:cs="Times New Roman"/>
            <w:b/>
            <w:bCs/>
            <w:color w:val="FF0000"/>
            <w:sz w:val="24"/>
            <w:szCs w:val="24"/>
          </w:rPr>
          <w:delText>If you utilized AI</w:delText>
        </w:r>
        <w:r w:rsidRPr="008D49C4" w:rsidDel="00A977C0">
          <w:rPr>
            <w:rFonts w:ascii="Aptos" w:eastAsia="Times New Roman" w:hAnsi="Aptos" w:cs="Times New Roman"/>
            <w:color w:val="FF0000"/>
            <w:sz w:val="24"/>
            <w:szCs w:val="24"/>
          </w:rPr>
          <w:delText>: select the first statement. Provide details about the AI tool used and its application. Delete the second statement.</w:delText>
        </w:r>
      </w:del>
    </w:p>
    <w:p w14:paraId="630E2B70" w14:textId="25E4235A" w:rsidR="00A034FB" w:rsidRPr="008D49C4" w:rsidDel="00A977C0" w:rsidRDefault="00A034FB" w:rsidP="00A977C0">
      <w:pPr>
        <w:rPr>
          <w:del w:id="298" w:author="Benjamin Rojas" w:date="2026-10-24T19:39:00Z" w16du:dateUtc="2026-10-24T18:39:00Z"/>
          <w:rFonts w:ascii="Times New Roman" w:eastAsia="Times New Roman" w:hAnsi="Times New Roman" w:cs="Times New Roman"/>
          <w:color w:val="FF0000"/>
          <w:sz w:val="24"/>
          <w:szCs w:val="24"/>
        </w:rPr>
        <w:pPrChange w:id="299" w:author="Benjamin Rojas" w:date="2026-10-24T19:39:00Z" w16du:dateUtc="2026-10-24T18:39:00Z">
          <w:pPr>
            <w:spacing w:line="240" w:lineRule="auto"/>
            <w:ind w:left="720"/>
          </w:pPr>
        </w:pPrChange>
      </w:pPr>
      <w:del w:id="300" w:author="Benjamin Rojas" w:date="2026-10-24T19:39:00Z" w16du:dateUtc="2026-10-24T18:39:00Z">
        <w:r w:rsidRPr="008D49C4" w:rsidDel="00A977C0">
          <w:rPr>
            <w:rFonts w:ascii="Aptos" w:eastAsia="Times New Roman" w:hAnsi="Aptos" w:cs="Times New Roman"/>
            <w:color w:val="FF0000"/>
            <w:sz w:val="24"/>
            <w:szCs w:val="24"/>
          </w:rPr>
          <w:delText>Example: "I acknowledge the use of Grammarly for improving spelling and grammar."</w:delText>
        </w:r>
      </w:del>
    </w:p>
    <w:p w14:paraId="31A54606" w14:textId="21CA135D" w:rsidR="00A034FB" w:rsidRPr="008D49C4" w:rsidDel="00A977C0" w:rsidRDefault="00A034FB" w:rsidP="00A977C0">
      <w:pPr>
        <w:rPr>
          <w:del w:id="301" w:author="Benjamin Rojas" w:date="2026-10-24T19:39:00Z" w16du:dateUtc="2026-10-24T18:39:00Z"/>
          <w:rFonts w:ascii="Times New Roman" w:eastAsia="Times New Roman" w:hAnsi="Times New Roman" w:cs="Times New Roman"/>
          <w:color w:val="FF0000"/>
          <w:sz w:val="24"/>
          <w:szCs w:val="24"/>
        </w:rPr>
        <w:pPrChange w:id="302" w:author="Benjamin Rojas" w:date="2026-10-24T19:39:00Z" w16du:dateUtc="2026-10-24T18:39:00Z">
          <w:pPr>
            <w:spacing w:line="240" w:lineRule="auto"/>
            <w:ind w:left="720"/>
          </w:pPr>
        </w:pPrChange>
      </w:pPr>
      <w:del w:id="303" w:author="Benjamin Rojas" w:date="2026-10-24T19:39:00Z" w16du:dateUtc="2026-10-24T18:39:00Z">
        <w:r w:rsidRPr="008D49C4" w:rsidDel="00A977C0">
          <w:rPr>
            <w:rFonts w:ascii="Aptos" w:eastAsia="Times New Roman" w:hAnsi="Aptos" w:cs="Times New Roman"/>
            <w:color w:val="FF0000"/>
            <w:sz w:val="24"/>
            <w:szCs w:val="24"/>
          </w:rPr>
          <w:delText>OR: "I acknowledge the use of ChatGPT for structuring the assignment."</w:delText>
        </w:r>
      </w:del>
    </w:p>
    <w:p w14:paraId="2C7C21F5" w14:textId="51E7417D" w:rsidR="00A034FB" w:rsidRPr="008D49C4" w:rsidDel="00A977C0" w:rsidRDefault="00A034FB" w:rsidP="00A977C0">
      <w:pPr>
        <w:rPr>
          <w:del w:id="304" w:author="Benjamin Rojas" w:date="2026-10-24T19:39:00Z" w16du:dateUtc="2026-10-24T18:39:00Z"/>
          <w:rFonts w:ascii="Times New Roman" w:eastAsia="Times New Roman" w:hAnsi="Times New Roman" w:cs="Times New Roman"/>
          <w:color w:val="FF0000"/>
          <w:sz w:val="24"/>
          <w:szCs w:val="24"/>
        </w:rPr>
        <w:pPrChange w:id="305" w:author="Benjamin Rojas" w:date="2026-10-24T19:39:00Z" w16du:dateUtc="2026-10-24T18:39:00Z">
          <w:pPr>
            <w:spacing w:line="240" w:lineRule="auto"/>
            <w:ind w:left="720"/>
          </w:pPr>
        </w:pPrChange>
      </w:pPr>
      <w:del w:id="306" w:author="Benjamin Rojas" w:date="2026-10-24T19:39:00Z" w16du:dateUtc="2026-10-24T18:39:00Z">
        <w:r w:rsidRPr="008D49C4" w:rsidDel="00A977C0">
          <w:rPr>
            <w:rFonts w:ascii="Aptos" w:eastAsia="Times New Roman" w:hAnsi="Aptos" w:cs="Times New Roman"/>
            <w:color w:val="FF0000"/>
            <w:sz w:val="24"/>
            <w:szCs w:val="24"/>
          </w:rPr>
          <w:delText>Additionally, if you have used AI-generated content to inform a particular section of an assignment, you should cite its use as though you are referencing any other resource such as a journal article or book. You should then provide an appendix that shows the prompt you used, and text generated by the AI tool as evidence.</w:delText>
        </w:r>
      </w:del>
    </w:p>
    <w:p w14:paraId="312F7C50" w14:textId="3592793F" w:rsidR="00A034FB" w:rsidRPr="008D49C4" w:rsidDel="00A977C0" w:rsidRDefault="00A034FB" w:rsidP="00A977C0">
      <w:pPr>
        <w:rPr>
          <w:del w:id="307" w:author="Benjamin Rojas" w:date="2026-10-24T19:39:00Z" w16du:dateUtc="2026-10-24T18:39:00Z"/>
          <w:rFonts w:ascii="Times New Roman" w:eastAsia="Times New Roman" w:hAnsi="Times New Roman" w:cs="Times New Roman"/>
          <w:color w:val="FF0000"/>
          <w:sz w:val="24"/>
          <w:szCs w:val="24"/>
        </w:rPr>
        <w:pPrChange w:id="308" w:author="Benjamin Rojas" w:date="2026-10-24T19:39:00Z" w16du:dateUtc="2026-10-24T18:39:00Z">
          <w:pPr>
            <w:spacing w:line="240" w:lineRule="auto"/>
            <w:ind w:left="720"/>
          </w:pPr>
        </w:pPrChange>
      </w:pPr>
      <w:del w:id="309" w:author="Benjamin Rojas" w:date="2026-10-24T19:39:00Z" w16du:dateUtc="2026-10-24T18:39:00Z">
        <w:r w:rsidRPr="008D49C4" w:rsidDel="00A977C0">
          <w:rPr>
            <w:rFonts w:ascii="Aptos" w:eastAsia="Times New Roman" w:hAnsi="Aptos" w:cs="Times New Roman"/>
            <w:color w:val="FF0000"/>
            <w:sz w:val="24"/>
            <w:szCs w:val="24"/>
          </w:rPr>
          <w:delText>Information on how to reference AI tools is available in the Harvard Referencing Handbook, which can be downloaded at:</w:delText>
        </w:r>
        <w:r w:rsidRPr="008D49C4" w:rsidDel="00A977C0">
          <w:rPr>
            <w:rFonts w:eastAsia="Times New Roman"/>
            <w:color w:val="FF0000"/>
          </w:rPr>
          <w:delText xml:space="preserve"> </w:delText>
        </w:r>
        <w:r w:rsidRPr="008D49C4" w:rsidDel="00A977C0">
          <w:rPr>
            <w:rFonts w:ascii="Aptos" w:eastAsia="Times New Roman" w:hAnsi="Aptos" w:cs="Times New Roman"/>
            <w:color w:val="FF0000"/>
            <w:sz w:val="24"/>
            <w:szCs w:val="24"/>
          </w:rPr>
          <w:delText>https://library.cct.ie/referencing/harvard</w:delText>
        </w:r>
      </w:del>
    </w:p>
    <w:p w14:paraId="05C0C768" w14:textId="4F424113" w:rsidR="00A034FB" w:rsidRPr="008D49C4" w:rsidDel="00A977C0" w:rsidRDefault="00A034FB" w:rsidP="00A977C0">
      <w:pPr>
        <w:rPr>
          <w:del w:id="310" w:author="Benjamin Rojas" w:date="2026-10-24T19:39:00Z" w16du:dateUtc="2026-10-24T18:39:00Z"/>
          <w:rFonts w:ascii="Times New Roman" w:eastAsia="Times New Roman" w:hAnsi="Times New Roman" w:cs="Times New Roman"/>
          <w:color w:val="FF0000"/>
          <w:sz w:val="24"/>
          <w:szCs w:val="24"/>
        </w:rPr>
        <w:pPrChange w:id="311" w:author="Benjamin Rojas" w:date="2026-10-24T19:39:00Z" w16du:dateUtc="2026-10-24T18:39:00Z">
          <w:pPr>
            <w:spacing w:after="0" w:line="240" w:lineRule="auto"/>
            <w:ind w:left="720"/>
          </w:pPr>
        </w:pPrChange>
      </w:pPr>
    </w:p>
    <w:p w14:paraId="4FAE990D" w14:textId="0602B728" w:rsidR="00A034FB" w:rsidRPr="008D49C4" w:rsidDel="00A977C0" w:rsidRDefault="00A034FB" w:rsidP="00A977C0">
      <w:pPr>
        <w:rPr>
          <w:del w:id="312" w:author="Benjamin Rojas" w:date="2026-10-24T19:39:00Z" w16du:dateUtc="2026-10-24T18:39:00Z"/>
          <w:rFonts w:ascii="Aptos" w:eastAsia="Times New Roman" w:hAnsi="Aptos" w:cs="Times New Roman"/>
          <w:color w:val="FF0000"/>
          <w:sz w:val="24"/>
          <w:szCs w:val="24"/>
        </w:rPr>
        <w:pPrChange w:id="313" w:author="Benjamin Rojas" w:date="2026-10-24T19:39:00Z" w16du:dateUtc="2026-10-24T18:39:00Z">
          <w:pPr>
            <w:spacing w:line="240" w:lineRule="auto"/>
            <w:ind w:left="720"/>
          </w:pPr>
        </w:pPrChange>
      </w:pPr>
      <w:del w:id="314" w:author="Benjamin Rojas" w:date="2026-10-24T19:39:00Z" w16du:dateUtc="2026-10-24T18:39:00Z">
        <w:r w:rsidRPr="008D49C4" w:rsidDel="00A977C0">
          <w:rPr>
            <w:rFonts w:ascii="Aptos" w:eastAsia="Times New Roman" w:hAnsi="Aptos" w:cs="Times New Roman"/>
            <w:b/>
            <w:bCs/>
            <w:color w:val="FF0000"/>
            <w:sz w:val="24"/>
            <w:szCs w:val="24"/>
          </w:rPr>
          <w:delText>If you did not use AI tools</w:delText>
        </w:r>
        <w:r w:rsidRPr="008D49C4" w:rsidDel="00A977C0">
          <w:rPr>
            <w:rFonts w:ascii="Aptos" w:eastAsia="Times New Roman" w:hAnsi="Aptos" w:cs="Times New Roman"/>
            <w:color w:val="FF0000"/>
            <w:sz w:val="24"/>
            <w:szCs w:val="24"/>
          </w:rPr>
          <w:delText>: delete the first statement and keep the second one.</w:delText>
        </w:r>
      </w:del>
    </w:p>
    <w:p w14:paraId="7832715E" w14:textId="31393F37" w:rsidR="00A034FB" w:rsidRPr="008D49C4" w:rsidDel="00A977C0" w:rsidRDefault="00A034FB" w:rsidP="00A977C0">
      <w:pPr>
        <w:rPr>
          <w:del w:id="315" w:author="Benjamin Rojas" w:date="2026-10-24T19:39:00Z" w16du:dateUtc="2026-10-24T18:39:00Z"/>
          <w:rFonts w:ascii="Aptos" w:eastAsia="Times New Roman" w:hAnsi="Aptos" w:cs="Times New Roman"/>
          <w:color w:val="FF0000"/>
          <w:sz w:val="24"/>
          <w:szCs w:val="24"/>
        </w:rPr>
        <w:pPrChange w:id="316" w:author="Benjamin Rojas" w:date="2026-10-24T19:39:00Z" w16du:dateUtc="2026-10-24T18:39:00Z">
          <w:pPr>
            <w:spacing w:line="240" w:lineRule="auto"/>
          </w:pPr>
        </w:pPrChange>
      </w:pPr>
    </w:p>
    <w:p w14:paraId="423427B2" w14:textId="7D47E0DF" w:rsidR="00A034FB" w:rsidDel="00A977C0" w:rsidRDefault="00A034FB" w:rsidP="00A977C0">
      <w:pPr>
        <w:rPr>
          <w:del w:id="317" w:author="Benjamin Rojas" w:date="2026-10-24T19:39:00Z" w16du:dateUtc="2026-10-24T18:39:00Z"/>
          <w:rFonts w:asciiTheme="minorHAnsi" w:hAnsiTheme="minorHAnsi"/>
          <w:b/>
          <w:bCs/>
          <w:color w:val="FF0000"/>
          <w:sz w:val="24"/>
          <w:szCs w:val="24"/>
        </w:rPr>
        <w:pPrChange w:id="318" w:author="Benjamin Rojas" w:date="2026-10-24T19:39:00Z" w16du:dateUtc="2026-10-24T18:39:00Z">
          <w:pPr>
            <w:pStyle w:val="ListParagraph"/>
            <w:numPr>
              <w:numId w:val="1"/>
            </w:numPr>
            <w:ind w:hanging="360"/>
          </w:pPr>
        </w:pPrChange>
      </w:pPr>
      <w:del w:id="319" w:author="Benjamin Rojas" w:date="2026-10-24T19:39:00Z" w16du:dateUtc="2026-10-24T18:39:00Z">
        <w:r w:rsidRPr="008D49C4" w:rsidDel="00A977C0">
          <w:rPr>
            <w:rFonts w:asciiTheme="minorHAnsi" w:hAnsiTheme="minorHAnsi"/>
            <w:b/>
            <w:bCs/>
            <w:color w:val="FF0000"/>
            <w:sz w:val="24"/>
            <w:szCs w:val="24"/>
          </w:rPr>
          <w:delText>Version Control</w:delText>
        </w:r>
      </w:del>
    </w:p>
    <w:p w14:paraId="65E3BDF0" w14:textId="6D0A4A12" w:rsidR="00A034FB" w:rsidRPr="008D49C4" w:rsidDel="00A977C0" w:rsidRDefault="00A034FB" w:rsidP="00A977C0">
      <w:pPr>
        <w:rPr>
          <w:del w:id="320" w:author="Benjamin Rojas" w:date="2026-10-24T19:39:00Z" w16du:dateUtc="2026-10-24T18:39:00Z"/>
          <w:rFonts w:asciiTheme="minorHAnsi" w:eastAsia="Times New Roman" w:hAnsiTheme="minorHAnsi" w:cs="Times New Roman"/>
          <w:b/>
          <w:bCs/>
          <w:color w:val="FF0000"/>
          <w:sz w:val="24"/>
          <w:szCs w:val="24"/>
        </w:rPr>
        <w:pPrChange w:id="321" w:author="Benjamin Rojas" w:date="2026-10-24T19:39:00Z" w16du:dateUtc="2026-10-24T18:39:00Z">
          <w:pPr>
            <w:spacing w:before="100" w:beforeAutospacing="1" w:after="100" w:afterAutospacing="1" w:line="240" w:lineRule="auto"/>
            <w:ind w:left="720"/>
            <w:outlineLvl w:val="2"/>
          </w:pPr>
        </w:pPrChange>
      </w:pPr>
      <w:del w:id="322" w:author="Benjamin Rojas" w:date="2026-10-24T19:39:00Z" w16du:dateUtc="2026-10-24T18:39:00Z">
        <w:r w:rsidRPr="008D49C4" w:rsidDel="00A977C0">
          <w:rPr>
            <w:rFonts w:asciiTheme="minorHAnsi" w:eastAsia="Times New Roman" w:hAnsiTheme="minorHAnsi" w:cs="Times New Roman"/>
            <w:b/>
            <w:bCs/>
            <w:color w:val="FF0000"/>
            <w:sz w:val="24"/>
            <w:szCs w:val="24"/>
          </w:rPr>
          <w:delText>Enabling Version Control in Microsoft Word:</w:delText>
        </w:r>
      </w:del>
    </w:p>
    <w:p w14:paraId="6CFA9E11" w14:textId="2BFCDD04" w:rsidR="00A034FB" w:rsidRPr="008D49C4" w:rsidDel="00A977C0" w:rsidRDefault="00A034FB" w:rsidP="00A977C0">
      <w:pPr>
        <w:rPr>
          <w:del w:id="323" w:author="Benjamin Rojas" w:date="2026-10-24T19:39:00Z" w16du:dateUtc="2026-10-24T18:39:00Z"/>
          <w:rFonts w:asciiTheme="minorHAnsi" w:eastAsia="Times New Roman" w:hAnsiTheme="minorHAnsi" w:cs="Times New Roman"/>
          <w:color w:val="FF0000"/>
          <w:sz w:val="24"/>
          <w:szCs w:val="24"/>
        </w:rPr>
        <w:pPrChange w:id="324" w:author="Benjamin Rojas" w:date="2026-10-24T19:39:00Z" w16du:dateUtc="2026-10-24T18:39:00Z">
          <w:pPr>
            <w:spacing w:before="100" w:beforeAutospacing="1" w:after="100" w:afterAutospacing="1" w:line="240" w:lineRule="auto"/>
            <w:ind w:left="720"/>
          </w:pPr>
        </w:pPrChange>
      </w:pPr>
      <w:del w:id="325" w:author="Benjamin Rojas" w:date="2026-10-24T19:39:00Z" w16du:dateUtc="2026-10-24T18:39:00Z">
        <w:r w:rsidRPr="008D49C4" w:rsidDel="00A977C0">
          <w:rPr>
            <w:rFonts w:asciiTheme="minorHAnsi" w:eastAsia="Times New Roman" w:hAnsiTheme="minorHAnsi" w:cs="Times New Roman"/>
            <w:color w:val="FF0000"/>
            <w:sz w:val="24"/>
            <w:szCs w:val="24"/>
          </w:rPr>
          <w:delText>Version control in Microsoft Word can be achieved in a few ways. Here’s how to do it:</w:delText>
        </w:r>
      </w:del>
    </w:p>
    <w:p w14:paraId="658ED202" w14:textId="08078EB5" w:rsidR="00A034FB" w:rsidRPr="008D49C4" w:rsidDel="00A977C0" w:rsidRDefault="00A034FB" w:rsidP="00A977C0">
      <w:pPr>
        <w:rPr>
          <w:del w:id="326" w:author="Benjamin Rojas" w:date="2026-10-24T19:39:00Z" w16du:dateUtc="2026-10-24T18:39:00Z"/>
          <w:rFonts w:asciiTheme="minorHAnsi" w:eastAsia="Times New Roman" w:hAnsiTheme="minorHAnsi" w:cs="Times New Roman"/>
          <w:b/>
          <w:bCs/>
          <w:color w:val="FF0000"/>
          <w:sz w:val="24"/>
          <w:szCs w:val="24"/>
        </w:rPr>
        <w:pPrChange w:id="327" w:author="Benjamin Rojas" w:date="2026-10-24T19:39:00Z" w16du:dateUtc="2026-10-24T18:39:00Z">
          <w:pPr>
            <w:spacing w:before="100" w:beforeAutospacing="1" w:after="100" w:afterAutospacing="1" w:line="240" w:lineRule="auto"/>
            <w:ind w:left="720"/>
            <w:outlineLvl w:val="3"/>
          </w:pPr>
        </w:pPrChange>
      </w:pPr>
      <w:del w:id="328" w:author="Benjamin Rojas" w:date="2026-10-24T19:39:00Z" w16du:dateUtc="2026-10-24T18:39:00Z">
        <w:r w:rsidRPr="008D49C4" w:rsidDel="00A977C0">
          <w:rPr>
            <w:rFonts w:asciiTheme="minorHAnsi" w:eastAsia="Times New Roman" w:hAnsiTheme="minorHAnsi" w:cs="Times New Roman"/>
            <w:b/>
            <w:bCs/>
            <w:color w:val="FF0000"/>
            <w:sz w:val="24"/>
            <w:szCs w:val="24"/>
          </w:rPr>
          <w:delText>1. Using Track Changes:</w:delText>
        </w:r>
      </w:del>
    </w:p>
    <w:p w14:paraId="331B7CDB" w14:textId="61D67D78" w:rsidR="00A034FB" w:rsidDel="00A977C0" w:rsidRDefault="00A034FB" w:rsidP="00A977C0">
      <w:pPr>
        <w:rPr>
          <w:del w:id="329" w:author="Benjamin Rojas" w:date="2026-10-24T19:39:00Z" w16du:dateUtc="2026-10-24T18:39:00Z"/>
          <w:rFonts w:asciiTheme="minorHAnsi" w:eastAsia="Times New Roman" w:hAnsiTheme="minorHAnsi" w:cs="Times New Roman"/>
          <w:color w:val="FF0000"/>
          <w:sz w:val="24"/>
          <w:szCs w:val="24"/>
        </w:rPr>
        <w:pPrChange w:id="330" w:author="Benjamin Rojas" w:date="2026-10-24T19:39:00Z" w16du:dateUtc="2026-10-24T18:39:00Z">
          <w:pPr>
            <w:numPr>
              <w:numId w:val="3"/>
            </w:numPr>
            <w:tabs>
              <w:tab w:val="num" w:pos="1440"/>
            </w:tabs>
            <w:spacing w:before="100" w:beforeAutospacing="1" w:after="100" w:afterAutospacing="1" w:line="240" w:lineRule="auto"/>
            <w:ind w:left="1440" w:hanging="360"/>
          </w:pPr>
        </w:pPrChange>
      </w:pPr>
      <w:del w:id="331" w:author="Benjamin Rojas" w:date="2026-10-24T19:39:00Z" w16du:dateUtc="2026-10-24T18:39:00Z">
        <w:r w:rsidRPr="008D49C4" w:rsidDel="00A977C0">
          <w:rPr>
            <w:rFonts w:asciiTheme="minorHAnsi" w:eastAsia="Times New Roman" w:hAnsiTheme="minorHAnsi" w:cs="Times New Roman"/>
            <w:b/>
            <w:bCs/>
            <w:color w:val="FF0000"/>
            <w:sz w:val="24"/>
            <w:szCs w:val="24"/>
          </w:rPr>
          <w:delText>Track Changes</w:delText>
        </w:r>
        <w:r w:rsidRPr="008D49C4" w:rsidDel="00A977C0">
          <w:rPr>
            <w:rFonts w:asciiTheme="minorHAnsi" w:eastAsia="Times New Roman" w:hAnsiTheme="minorHAnsi" w:cs="Times New Roman"/>
            <w:color w:val="FF0000"/>
            <w:sz w:val="24"/>
            <w:szCs w:val="24"/>
          </w:rPr>
          <w:delText xml:space="preserve"> is a built-in feature of Word that helps users monitor edits. </w:delText>
        </w:r>
      </w:del>
    </w:p>
    <w:p w14:paraId="4091A723" w14:textId="7C5183EF" w:rsidR="00A034FB" w:rsidRPr="008D49C4" w:rsidDel="00A977C0" w:rsidRDefault="00A034FB" w:rsidP="00A977C0">
      <w:pPr>
        <w:rPr>
          <w:del w:id="332" w:author="Benjamin Rojas" w:date="2026-10-24T19:39:00Z" w16du:dateUtc="2026-10-24T18:39:00Z"/>
          <w:rFonts w:asciiTheme="minorHAnsi" w:eastAsia="Times New Roman" w:hAnsiTheme="minorHAnsi" w:cs="Times New Roman"/>
          <w:color w:val="FF0000"/>
          <w:sz w:val="24"/>
          <w:szCs w:val="24"/>
        </w:rPr>
        <w:pPrChange w:id="333" w:author="Benjamin Rojas" w:date="2026-10-24T19:39:00Z" w16du:dateUtc="2026-10-24T18:39:00Z">
          <w:pPr>
            <w:spacing w:before="100" w:beforeAutospacing="1" w:after="100" w:afterAutospacing="1" w:line="240" w:lineRule="auto"/>
            <w:ind w:left="1440"/>
          </w:pPr>
        </w:pPrChange>
      </w:pPr>
      <w:del w:id="334" w:author="Benjamin Rojas" w:date="2026-10-24T19:39:00Z" w16du:dateUtc="2026-10-24T18:39:00Z">
        <w:r w:rsidRPr="008D49C4" w:rsidDel="00A977C0">
          <w:rPr>
            <w:rFonts w:asciiTheme="minorHAnsi" w:eastAsia="Times New Roman" w:hAnsiTheme="minorHAnsi" w:cs="Times New Roman"/>
            <w:color w:val="FF0000"/>
            <w:sz w:val="24"/>
            <w:szCs w:val="24"/>
          </w:rPr>
          <w:delText>To enable:</w:delText>
        </w:r>
      </w:del>
    </w:p>
    <w:p w14:paraId="2EC5D1CB" w14:textId="47D8EE8D" w:rsidR="00A034FB" w:rsidRPr="008D49C4" w:rsidDel="00A977C0" w:rsidRDefault="00A034FB" w:rsidP="00A977C0">
      <w:pPr>
        <w:rPr>
          <w:del w:id="335" w:author="Benjamin Rojas" w:date="2026-10-24T19:39:00Z" w16du:dateUtc="2026-10-24T18:39:00Z"/>
          <w:rFonts w:asciiTheme="minorHAnsi" w:eastAsia="Times New Roman" w:hAnsiTheme="minorHAnsi" w:cs="Times New Roman"/>
          <w:color w:val="FF0000"/>
          <w:sz w:val="24"/>
          <w:szCs w:val="24"/>
        </w:rPr>
        <w:pPrChange w:id="336" w:author="Benjamin Rojas" w:date="2026-10-24T19:39:00Z" w16du:dateUtc="2026-10-24T18:39:00Z">
          <w:pPr>
            <w:numPr>
              <w:ilvl w:val="1"/>
              <w:numId w:val="3"/>
            </w:numPr>
            <w:tabs>
              <w:tab w:val="num" w:pos="2160"/>
            </w:tabs>
            <w:spacing w:before="100" w:beforeAutospacing="1" w:after="100" w:afterAutospacing="1" w:line="240" w:lineRule="auto"/>
            <w:ind w:left="2160" w:hanging="360"/>
          </w:pPr>
        </w:pPrChange>
      </w:pPr>
      <w:del w:id="337" w:author="Benjamin Rojas" w:date="2026-10-24T19:39:00Z" w16du:dateUtc="2026-10-24T18:39:00Z">
        <w:r w:rsidRPr="008D49C4" w:rsidDel="00A977C0">
          <w:rPr>
            <w:rFonts w:asciiTheme="minorHAnsi" w:eastAsia="Times New Roman" w:hAnsiTheme="minorHAnsi" w:cs="Times New Roman"/>
            <w:color w:val="FF0000"/>
            <w:sz w:val="24"/>
            <w:szCs w:val="24"/>
          </w:rPr>
          <w:delText xml:space="preserve">Go to the </w:delText>
        </w:r>
        <w:r w:rsidRPr="008D49C4" w:rsidDel="00A977C0">
          <w:rPr>
            <w:rFonts w:asciiTheme="minorHAnsi" w:eastAsia="Times New Roman" w:hAnsiTheme="minorHAnsi" w:cs="Times New Roman"/>
            <w:b/>
            <w:bCs/>
            <w:color w:val="FF0000"/>
            <w:sz w:val="24"/>
            <w:szCs w:val="24"/>
          </w:rPr>
          <w:delText>Review</w:delText>
        </w:r>
        <w:r w:rsidRPr="008D49C4" w:rsidDel="00A977C0">
          <w:rPr>
            <w:rFonts w:asciiTheme="minorHAnsi" w:eastAsia="Times New Roman" w:hAnsiTheme="minorHAnsi" w:cs="Times New Roman"/>
            <w:color w:val="FF0000"/>
            <w:sz w:val="24"/>
            <w:szCs w:val="24"/>
          </w:rPr>
          <w:delText xml:space="preserve"> tab.</w:delText>
        </w:r>
      </w:del>
    </w:p>
    <w:p w14:paraId="760E17AF" w14:textId="2A8457C1" w:rsidR="00A034FB" w:rsidRPr="008D49C4" w:rsidDel="00A977C0" w:rsidRDefault="00A034FB" w:rsidP="00A977C0">
      <w:pPr>
        <w:rPr>
          <w:del w:id="338" w:author="Benjamin Rojas" w:date="2026-10-24T19:39:00Z" w16du:dateUtc="2026-10-24T18:39:00Z"/>
          <w:rFonts w:asciiTheme="minorHAnsi" w:eastAsia="Times New Roman" w:hAnsiTheme="minorHAnsi" w:cs="Times New Roman"/>
          <w:color w:val="FF0000"/>
          <w:sz w:val="24"/>
          <w:szCs w:val="24"/>
        </w:rPr>
        <w:pPrChange w:id="339" w:author="Benjamin Rojas" w:date="2026-10-24T19:39:00Z" w16du:dateUtc="2026-10-24T18:39:00Z">
          <w:pPr>
            <w:numPr>
              <w:ilvl w:val="1"/>
              <w:numId w:val="3"/>
            </w:numPr>
            <w:tabs>
              <w:tab w:val="num" w:pos="2160"/>
            </w:tabs>
            <w:spacing w:before="100" w:beforeAutospacing="1" w:after="100" w:afterAutospacing="1" w:line="240" w:lineRule="auto"/>
            <w:ind w:left="2160" w:hanging="360"/>
          </w:pPr>
        </w:pPrChange>
      </w:pPr>
      <w:del w:id="340" w:author="Benjamin Rojas" w:date="2026-10-24T19:39:00Z" w16du:dateUtc="2026-10-24T18:39:00Z">
        <w:r w:rsidRPr="008D49C4" w:rsidDel="00A977C0">
          <w:rPr>
            <w:rFonts w:asciiTheme="minorHAnsi" w:eastAsia="Times New Roman" w:hAnsiTheme="minorHAnsi" w:cs="Times New Roman"/>
            <w:color w:val="FF0000"/>
            <w:sz w:val="24"/>
            <w:szCs w:val="24"/>
          </w:rPr>
          <w:delText xml:space="preserve">Click </w:delText>
        </w:r>
        <w:r w:rsidRPr="008D49C4" w:rsidDel="00A977C0">
          <w:rPr>
            <w:rFonts w:asciiTheme="minorHAnsi" w:eastAsia="Times New Roman" w:hAnsiTheme="minorHAnsi" w:cs="Times New Roman"/>
            <w:b/>
            <w:bCs/>
            <w:color w:val="FF0000"/>
            <w:sz w:val="24"/>
            <w:szCs w:val="24"/>
          </w:rPr>
          <w:delText>Track Changes</w:delText>
        </w:r>
        <w:r w:rsidDel="00A977C0">
          <w:rPr>
            <w:rFonts w:asciiTheme="minorHAnsi" w:eastAsia="Times New Roman" w:hAnsiTheme="minorHAnsi" w:cs="Times New Roman"/>
            <w:color w:val="FF0000"/>
            <w:sz w:val="24"/>
            <w:szCs w:val="24"/>
          </w:rPr>
          <w:delText xml:space="preserve"> </w:delText>
        </w:r>
      </w:del>
    </w:p>
    <w:p w14:paraId="15AF8498" w14:textId="278C32AF" w:rsidR="00A034FB" w:rsidDel="00A977C0" w:rsidRDefault="00A034FB" w:rsidP="00A977C0">
      <w:pPr>
        <w:rPr>
          <w:del w:id="341" w:author="Benjamin Rojas" w:date="2026-10-24T19:39:00Z" w16du:dateUtc="2026-10-24T18:39:00Z"/>
          <w:rFonts w:asciiTheme="minorHAnsi" w:eastAsia="Times New Roman" w:hAnsiTheme="minorHAnsi" w:cs="Times New Roman"/>
          <w:color w:val="FF0000"/>
          <w:sz w:val="24"/>
          <w:szCs w:val="24"/>
        </w:rPr>
        <w:pPrChange w:id="342" w:author="Benjamin Rojas" w:date="2026-10-24T19:39:00Z" w16du:dateUtc="2026-10-24T18:39:00Z">
          <w:pPr>
            <w:numPr>
              <w:ilvl w:val="1"/>
              <w:numId w:val="3"/>
            </w:numPr>
            <w:tabs>
              <w:tab w:val="num" w:pos="2160"/>
            </w:tabs>
            <w:spacing w:before="100" w:beforeAutospacing="1" w:after="100" w:afterAutospacing="1" w:line="240" w:lineRule="auto"/>
            <w:ind w:left="2160" w:hanging="360"/>
          </w:pPr>
        </w:pPrChange>
      </w:pPr>
      <w:del w:id="343" w:author="Benjamin Rojas" w:date="2026-10-24T19:39:00Z" w16du:dateUtc="2026-10-24T18:39:00Z">
        <w:r w:rsidRPr="008D49C4" w:rsidDel="00A977C0">
          <w:rPr>
            <w:rFonts w:asciiTheme="minorHAnsi" w:eastAsia="Times New Roman" w:hAnsiTheme="minorHAnsi" w:cs="Times New Roman"/>
            <w:color w:val="FF0000"/>
            <w:sz w:val="24"/>
            <w:szCs w:val="24"/>
          </w:rPr>
          <w:delText>Word will start recording changes and can show who made each edit.</w:delText>
        </w:r>
      </w:del>
    </w:p>
    <w:p w14:paraId="70BA165F" w14:textId="4B7627E3" w:rsidR="00DB4F8F" w:rsidDel="00A977C0" w:rsidRDefault="00DB4F8F" w:rsidP="00A977C0">
      <w:pPr>
        <w:rPr>
          <w:del w:id="344" w:author="Benjamin Rojas" w:date="2026-10-24T19:39:00Z" w16du:dateUtc="2026-10-24T18:39:00Z"/>
          <w:rFonts w:asciiTheme="minorHAnsi" w:eastAsia="Times New Roman" w:hAnsiTheme="minorHAnsi" w:cs="Times New Roman"/>
          <w:color w:val="FF0000"/>
          <w:sz w:val="24"/>
          <w:szCs w:val="24"/>
        </w:rPr>
        <w:pPrChange w:id="345" w:author="Benjamin Rojas" w:date="2026-10-24T19:39:00Z" w16du:dateUtc="2026-10-24T18:39:00Z">
          <w:pPr>
            <w:numPr>
              <w:ilvl w:val="1"/>
              <w:numId w:val="3"/>
            </w:numPr>
            <w:tabs>
              <w:tab w:val="num" w:pos="2160"/>
            </w:tabs>
            <w:spacing w:before="100" w:beforeAutospacing="1" w:after="100" w:afterAutospacing="1" w:line="240" w:lineRule="auto"/>
            <w:ind w:left="2160" w:hanging="360"/>
          </w:pPr>
        </w:pPrChange>
      </w:pPr>
      <w:del w:id="346" w:author="Benjamin Rojas" w:date="2026-10-24T19:39:00Z" w16du:dateUtc="2026-10-24T18:39:00Z">
        <w:r w:rsidDel="00A977C0">
          <w:rPr>
            <w:rFonts w:asciiTheme="minorHAnsi" w:eastAsia="Times New Roman" w:hAnsiTheme="minorHAnsi" w:cs="Times New Roman"/>
            <w:color w:val="FF0000"/>
            <w:sz w:val="24"/>
            <w:szCs w:val="24"/>
          </w:rPr>
          <w:delText xml:space="preserve">Select </w:delText>
        </w:r>
        <w:r w:rsidRPr="00DB4F8F" w:rsidDel="00A977C0">
          <w:rPr>
            <w:rFonts w:asciiTheme="minorHAnsi" w:eastAsia="Times New Roman" w:hAnsiTheme="minorHAnsi" w:cs="Times New Roman"/>
            <w:b/>
            <w:bCs/>
            <w:color w:val="FF0000"/>
            <w:sz w:val="24"/>
            <w:szCs w:val="24"/>
          </w:rPr>
          <w:delText>No Markup</w:delText>
        </w:r>
        <w:r w:rsidDel="00A977C0">
          <w:rPr>
            <w:rFonts w:asciiTheme="minorHAnsi" w:eastAsia="Times New Roman" w:hAnsiTheme="minorHAnsi" w:cs="Times New Roman"/>
            <w:color w:val="FF0000"/>
            <w:sz w:val="24"/>
            <w:szCs w:val="24"/>
          </w:rPr>
          <w:delText xml:space="preserve"> from the drop-down menu.</w:delText>
        </w:r>
      </w:del>
    </w:p>
    <w:p w14:paraId="5FB08C61" w14:textId="032FCC2F" w:rsidR="00DB4F8F" w:rsidRPr="008D49C4" w:rsidDel="00A977C0" w:rsidRDefault="00DB4F8F" w:rsidP="00A977C0">
      <w:pPr>
        <w:rPr>
          <w:del w:id="347" w:author="Benjamin Rojas" w:date="2026-10-24T19:39:00Z" w16du:dateUtc="2026-10-24T18:39:00Z"/>
          <w:rFonts w:asciiTheme="minorHAnsi" w:eastAsia="Times New Roman" w:hAnsiTheme="minorHAnsi" w:cs="Times New Roman"/>
          <w:color w:val="FF0000"/>
          <w:sz w:val="24"/>
          <w:szCs w:val="24"/>
        </w:rPr>
        <w:pPrChange w:id="348" w:author="Benjamin Rojas" w:date="2026-10-24T19:39:00Z" w16du:dateUtc="2026-10-24T18:39:00Z">
          <w:pPr>
            <w:spacing w:before="100" w:beforeAutospacing="1" w:after="100" w:afterAutospacing="1" w:line="240" w:lineRule="auto"/>
            <w:ind w:left="2160"/>
          </w:pPr>
        </w:pPrChange>
      </w:pPr>
      <w:del w:id="349" w:author="Benjamin Rojas" w:date="2026-10-24T19:39:00Z" w16du:dateUtc="2026-10-24T18:39:00Z">
        <w:r w:rsidDel="00A977C0">
          <w:rPr>
            <w:noProof/>
          </w:rPr>
          <w:drawing>
            <wp:inline distT="0" distB="0" distL="0" distR="0" wp14:anchorId="74A2B1EC" wp14:editId="2090A0D3">
              <wp:extent cx="2047875" cy="1038225"/>
              <wp:effectExtent l="0" t="0" r="9525" b="9525"/>
              <wp:docPr id="864401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0146" name="Picture 1" descr="A screenshot of a computer&#10;&#10;Description automatically generated"/>
                      <pic:cNvPicPr/>
                    </pic:nvPicPr>
                    <pic:blipFill>
                      <a:blip r:embed="rId13"/>
                      <a:stretch>
                        <a:fillRect/>
                      </a:stretch>
                    </pic:blipFill>
                    <pic:spPr>
                      <a:xfrm>
                        <a:off x="0" y="0"/>
                        <a:ext cx="2047875" cy="1038225"/>
                      </a:xfrm>
                      <a:prstGeom prst="rect">
                        <a:avLst/>
                      </a:prstGeom>
                    </pic:spPr>
                  </pic:pic>
                </a:graphicData>
              </a:graphic>
            </wp:inline>
          </w:drawing>
        </w:r>
      </w:del>
    </w:p>
    <w:p w14:paraId="5599CF9B" w14:textId="5F48D204" w:rsidR="00A034FB" w:rsidRPr="008D49C4" w:rsidDel="00A977C0" w:rsidRDefault="00A034FB" w:rsidP="00A977C0">
      <w:pPr>
        <w:rPr>
          <w:del w:id="350" w:author="Benjamin Rojas" w:date="2026-10-24T19:39:00Z" w16du:dateUtc="2026-10-24T18:39:00Z"/>
          <w:rFonts w:asciiTheme="minorHAnsi" w:eastAsia="Times New Roman" w:hAnsiTheme="minorHAnsi" w:cs="Times New Roman"/>
          <w:b/>
          <w:bCs/>
          <w:color w:val="FF0000"/>
          <w:sz w:val="24"/>
          <w:szCs w:val="24"/>
        </w:rPr>
        <w:pPrChange w:id="351" w:author="Benjamin Rojas" w:date="2026-10-24T19:39:00Z" w16du:dateUtc="2026-10-24T18:39:00Z">
          <w:pPr>
            <w:spacing w:before="100" w:beforeAutospacing="1" w:after="100" w:afterAutospacing="1" w:line="240" w:lineRule="auto"/>
            <w:ind w:left="720"/>
            <w:outlineLvl w:val="3"/>
          </w:pPr>
        </w:pPrChange>
      </w:pPr>
      <w:del w:id="352" w:author="Benjamin Rojas" w:date="2026-10-24T19:39:00Z" w16du:dateUtc="2026-10-24T18:39:00Z">
        <w:r w:rsidRPr="008D49C4" w:rsidDel="00A977C0">
          <w:rPr>
            <w:rFonts w:asciiTheme="minorHAnsi" w:eastAsia="Times New Roman" w:hAnsiTheme="minorHAnsi" w:cs="Times New Roman"/>
            <w:b/>
            <w:bCs/>
            <w:color w:val="FF0000"/>
            <w:sz w:val="24"/>
            <w:szCs w:val="24"/>
          </w:rPr>
          <w:delText>2. Using Microsoft OneDrive or SharePoint:</w:delText>
        </w:r>
      </w:del>
    </w:p>
    <w:p w14:paraId="08BE5995" w14:textId="689E7905" w:rsidR="00A034FB" w:rsidRPr="008D49C4" w:rsidDel="00A977C0" w:rsidRDefault="00A034FB" w:rsidP="00A977C0">
      <w:pPr>
        <w:rPr>
          <w:del w:id="353" w:author="Benjamin Rojas" w:date="2026-10-24T19:39:00Z" w16du:dateUtc="2026-10-24T18:39:00Z"/>
          <w:rFonts w:asciiTheme="minorHAnsi" w:eastAsia="Times New Roman" w:hAnsiTheme="minorHAnsi" w:cs="Times New Roman"/>
          <w:color w:val="FF0000"/>
          <w:sz w:val="24"/>
          <w:szCs w:val="24"/>
        </w:rPr>
        <w:pPrChange w:id="354" w:author="Benjamin Rojas" w:date="2026-10-24T19:39:00Z" w16du:dateUtc="2026-10-24T18:39:00Z">
          <w:pPr>
            <w:numPr>
              <w:numId w:val="4"/>
            </w:numPr>
            <w:tabs>
              <w:tab w:val="num" w:pos="1440"/>
            </w:tabs>
            <w:spacing w:before="100" w:beforeAutospacing="1" w:after="100" w:afterAutospacing="1" w:line="240" w:lineRule="auto"/>
            <w:ind w:left="1440" w:hanging="360"/>
          </w:pPr>
        </w:pPrChange>
      </w:pPr>
      <w:del w:id="355" w:author="Benjamin Rojas" w:date="2026-10-24T19:39:00Z" w16du:dateUtc="2026-10-24T18:39:00Z">
        <w:r w:rsidRPr="008D49C4" w:rsidDel="00A977C0">
          <w:rPr>
            <w:rFonts w:asciiTheme="minorHAnsi" w:eastAsia="Times New Roman" w:hAnsiTheme="minorHAnsi" w:cs="Times New Roman"/>
            <w:color w:val="FF0000"/>
            <w:sz w:val="24"/>
            <w:szCs w:val="24"/>
          </w:rPr>
          <w:delText xml:space="preserve">Save Word documents to </w:delText>
        </w:r>
        <w:r w:rsidRPr="008D49C4" w:rsidDel="00A977C0">
          <w:rPr>
            <w:rFonts w:asciiTheme="minorHAnsi" w:eastAsia="Times New Roman" w:hAnsiTheme="minorHAnsi" w:cs="Times New Roman"/>
            <w:b/>
            <w:bCs/>
            <w:color w:val="FF0000"/>
            <w:sz w:val="24"/>
            <w:szCs w:val="24"/>
          </w:rPr>
          <w:delText>OneDrive</w:delText>
        </w:r>
        <w:r w:rsidRPr="008D49C4" w:rsidDel="00A977C0">
          <w:rPr>
            <w:rFonts w:asciiTheme="minorHAnsi" w:eastAsia="Times New Roman" w:hAnsiTheme="minorHAnsi" w:cs="Times New Roman"/>
            <w:color w:val="FF0000"/>
            <w:sz w:val="24"/>
            <w:szCs w:val="24"/>
          </w:rPr>
          <w:delText xml:space="preserve"> or </w:delText>
        </w:r>
        <w:r w:rsidRPr="008D49C4" w:rsidDel="00A977C0">
          <w:rPr>
            <w:rFonts w:asciiTheme="minorHAnsi" w:eastAsia="Times New Roman" w:hAnsiTheme="minorHAnsi" w:cs="Times New Roman"/>
            <w:b/>
            <w:bCs/>
            <w:color w:val="FF0000"/>
            <w:sz w:val="24"/>
            <w:szCs w:val="24"/>
          </w:rPr>
          <w:delText>SharePoint</w:delText>
        </w:r>
        <w:r w:rsidRPr="008D49C4" w:rsidDel="00A977C0">
          <w:rPr>
            <w:rFonts w:asciiTheme="minorHAnsi" w:eastAsia="Times New Roman" w:hAnsiTheme="minorHAnsi" w:cs="Times New Roman"/>
            <w:color w:val="FF0000"/>
            <w:sz w:val="24"/>
            <w:szCs w:val="24"/>
          </w:rPr>
          <w:delText xml:space="preserve"> to automatically enable version history.</w:delText>
        </w:r>
      </w:del>
    </w:p>
    <w:p w14:paraId="097F6EAB" w14:textId="23178974" w:rsidR="00A034FB" w:rsidRPr="008D49C4" w:rsidDel="00A977C0" w:rsidRDefault="00A034FB" w:rsidP="00A977C0">
      <w:pPr>
        <w:rPr>
          <w:del w:id="356" w:author="Benjamin Rojas" w:date="2026-10-24T19:39:00Z" w16du:dateUtc="2026-10-24T18:39:00Z"/>
          <w:rFonts w:asciiTheme="minorHAnsi" w:eastAsia="Times New Roman" w:hAnsiTheme="minorHAnsi" w:cs="Times New Roman"/>
          <w:color w:val="FF0000"/>
          <w:sz w:val="24"/>
          <w:szCs w:val="24"/>
        </w:rPr>
        <w:pPrChange w:id="357" w:author="Benjamin Rojas" w:date="2026-10-24T19:39:00Z" w16du:dateUtc="2026-10-24T18:39:00Z">
          <w:pPr>
            <w:numPr>
              <w:ilvl w:val="1"/>
              <w:numId w:val="4"/>
            </w:numPr>
            <w:tabs>
              <w:tab w:val="num" w:pos="2160"/>
            </w:tabs>
            <w:spacing w:before="100" w:beforeAutospacing="1" w:after="100" w:afterAutospacing="1" w:line="240" w:lineRule="auto"/>
            <w:ind w:left="2160" w:hanging="360"/>
          </w:pPr>
        </w:pPrChange>
      </w:pPr>
      <w:del w:id="358" w:author="Benjamin Rojas" w:date="2026-10-24T19:39:00Z" w16du:dateUtc="2026-10-24T18:39:00Z">
        <w:r w:rsidRPr="008D49C4" w:rsidDel="00A977C0">
          <w:rPr>
            <w:rFonts w:asciiTheme="minorHAnsi" w:eastAsia="Times New Roman" w:hAnsiTheme="minorHAnsi" w:cs="Times New Roman"/>
            <w:color w:val="FF0000"/>
            <w:sz w:val="24"/>
            <w:szCs w:val="24"/>
          </w:rPr>
          <w:delText xml:space="preserve">Go to </w:delText>
        </w:r>
        <w:r w:rsidRPr="008D49C4" w:rsidDel="00A977C0">
          <w:rPr>
            <w:rFonts w:asciiTheme="minorHAnsi" w:eastAsia="Times New Roman" w:hAnsiTheme="minorHAnsi" w:cs="Times New Roman"/>
            <w:b/>
            <w:bCs/>
            <w:color w:val="FF0000"/>
            <w:sz w:val="24"/>
            <w:szCs w:val="24"/>
          </w:rPr>
          <w:delText>File</w:delText>
        </w:r>
        <w:r w:rsidRPr="008D49C4" w:rsidDel="00A977C0">
          <w:rPr>
            <w:rFonts w:asciiTheme="minorHAnsi" w:eastAsia="Times New Roman" w:hAnsiTheme="minorHAnsi" w:cs="Times New Roman"/>
            <w:color w:val="FF0000"/>
            <w:sz w:val="24"/>
            <w:szCs w:val="24"/>
          </w:rPr>
          <w:delText xml:space="preserve"> &gt; </w:delText>
        </w:r>
        <w:r w:rsidRPr="008D49C4" w:rsidDel="00A977C0">
          <w:rPr>
            <w:rFonts w:asciiTheme="minorHAnsi" w:eastAsia="Times New Roman" w:hAnsiTheme="minorHAnsi" w:cs="Times New Roman"/>
            <w:b/>
            <w:bCs/>
            <w:color w:val="FF0000"/>
            <w:sz w:val="24"/>
            <w:szCs w:val="24"/>
          </w:rPr>
          <w:delText>Save As</w:delText>
        </w:r>
        <w:r w:rsidRPr="008D49C4" w:rsidDel="00A977C0">
          <w:rPr>
            <w:rFonts w:asciiTheme="minorHAnsi" w:eastAsia="Times New Roman" w:hAnsiTheme="minorHAnsi" w:cs="Times New Roman"/>
            <w:color w:val="FF0000"/>
            <w:sz w:val="24"/>
            <w:szCs w:val="24"/>
          </w:rPr>
          <w:delText xml:space="preserve"> &gt; </w:delText>
        </w:r>
        <w:r w:rsidRPr="008D49C4" w:rsidDel="00A977C0">
          <w:rPr>
            <w:rFonts w:asciiTheme="minorHAnsi" w:eastAsia="Times New Roman" w:hAnsiTheme="minorHAnsi" w:cs="Times New Roman"/>
            <w:b/>
            <w:bCs/>
            <w:color w:val="FF0000"/>
            <w:sz w:val="24"/>
            <w:szCs w:val="24"/>
          </w:rPr>
          <w:delText>OneDrive</w:delText>
        </w:r>
        <w:r w:rsidRPr="008D49C4" w:rsidDel="00A977C0">
          <w:rPr>
            <w:rFonts w:asciiTheme="minorHAnsi" w:eastAsia="Times New Roman" w:hAnsiTheme="minorHAnsi" w:cs="Times New Roman"/>
            <w:color w:val="FF0000"/>
            <w:sz w:val="24"/>
            <w:szCs w:val="24"/>
          </w:rPr>
          <w:delText xml:space="preserve"> or </w:delText>
        </w:r>
        <w:r w:rsidRPr="008D49C4" w:rsidDel="00A977C0">
          <w:rPr>
            <w:rFonts w:asciiTheme="minorHAnsi" w:eastAsia="Times New Roman" w:hAnsiTheme="minorHAnsi" w:cs="Times New Roman"/>
            <w:b/>
            <w:bCs/>
            <w:color w:val="FF0000"/>
            <w:sz w:val="24"/>
            <w:szCs w:val="24"/>
          </w:rPr>
          <w:delText>SharePoint</w:delText>
        </w:r>
        <w:r w:rsidRPr="008D49C4" w:rsidDel="00A977C0">
          <w:rPr>
            <w:rFonts w:asciiTheme="minorHAnsi" w:eastAsia="Times New Roman" w:hAnsiTheme="minorHAnsi" w:cs="Times New Roman"/>
            <w:color w:val="FF0000"/>
            <w:sz w:val="24"/>
            <w:szCs w:val="24"/>
          </w:rPr>
          <w:delText>.</w:delText>
        </w:r>
      </w:del>
    </w:p>
    <w:p w14:paraId="78C538CF" w14:textId="6DC22159" w:rsidR="00A034FB" w:rsidRPr="008D49C4" w:rsidDel="00A977C0" w:rsidRDefault="00A034FB" w:rsidP="00A977C0">
      <w:pPr>
        <w:rPr>
          <w:del w:id="359" w:author="Benjamin Rojas" w:date="2026-10-24T19:39:00Z" w16du:dateUtc="2026-10-24T18:39:00Z"/>
          <w:rFonts w:asciiTheme="minorHAnsi" w:eastAsia="Times New Roman" w:hAnsiTheme="minorHAnsi" w:cs="Times New Roman"/>
          <w:color w:val="FF0000"/>
          <w:sz w:val="24"/>
          <w:szCs w:val="24"/>
        </w:rPr>
        <w:pPrChange w:id="360" w:author="Benjamin Rojas" w:date="2026-10-24T19:39:00Z" w16du:dateUtc="2026-10-24T18:39:00Z">
          <w:pPr>
            <w:numPr>
              <w:ilvl w:val="1"/>
              <w:numId w:val="4"/>
            </w:numPr>
            <w:tabs>
              <w:tab w:val="num" w:pos="2160"/>
            </w:tabs>
            <w:spacing w:before="100" w:beforeAutospacing="1" w:after="100" w:afterAutospacing="1" w:line="240" w:lineRule="auto"/>
            <w:ind w:left="2160" w:hanging="360"/>
          </w:pPr>
        </w:pPrChange>
      </w:pPr>
      <w:del w:id="361" w:author="Benjamin Rojas" w:date="2026-10-24T19:39:00Z" w16du:dateUtc="2026-10-24T18:39:00Z">
        <w:r w:rsidRPr="008D49C4" w:rsidDel="00A977C0">
          <w:rPr>
            <w:rFonts w:asciiTheme="minorHAnsi" w:eastAsia="Times New Roman" w:hAnsiTheme="minorHAnsi" w:cs="Times New Roman"/>
            <w:color w:val="FF0000"/>
            <w:sz w:val="24"/>
            <w:szCs w:val="24"/>
          </w:rPr>
          <w:delText xml:space="preserve">In OneDrive or SharePoint, right-click the document, and select </w:delText>
        </w:r>
        <w:r w:rsidRPr="008D49C4" w:rsidDel="00A977C0">
          <w:rPr>
            <w:rFonts w:asciiTheme="minorHAnsi" w:eastAsia="Times New Roman" w:hAnsiTheme="minorHAnsi" w:cs="Times New Roman"/>
            <w:b/>
            <w:bCs/>
            <w:color w:val="FF0000"/>
            <w:sz w:val="24"/>
            <w:szCs w:val="24"/>
          </w:rPr>
          <w:delText>Version History</w:delText>
        </w:r>
        <w:r w:rsidRPr="008D49C4" w:rsidDel="00A977C0">
          <w:rPr>
            <w:rFonts w:asciiTheme="minorHAnsi" w:eastAsia="Times New Roman" w:hAnsiTheme="minorHAnsi" w:cs="Times New Roman"/>
            <w:color w:val="FF0000"/>
            <w:sz w:val="24"/>
            <w:szCs w:val="24"/>
          </w:rPr>
          <w:delText xml:space="preserve"> to view or restore previous versions.</w:delText>
        </w:r>
      </w:del>
    </w:p>
    <w:p w14:paraId="41216139" w14:textId="547165F4" w:rsidR="00A034FB" w:rsidRPr="008D49C4" w:rsidDel="00A977C0" w:rsidRDefault="00A034FB" w:rsidP="00A977C0">
      <w:pPr>
        <w:rPr>
          <w:del w:id="362" w:author="Benjamin Rojas" w:date="2026-10-24T19:39:00Z" w16du:dateUtc="2026-10-24T18:39:00Z"/>
          <w:rFonts w:asciiTheme="minorHAnsi" w:eastAsia="Times New Roman" w:hAnsiTheme="minorHAnsi" w:cs="Times New Roman"/>
          <w:b/>
          <w:bCs/>
          <w:color w:val="FF0000"/>
          <w:sz w:val="24"/>
          <w:szCs w:val="24"/>
        </w:rPr>
        <w:pPrChange w:id="363" w:author="Benjamin Rojas" w:date="2026-10-24T19:39:00Z" w16du:dateUtc="2026-10-24T18:39:00Z">
          <w:pPr>
            <w:spacing w:before="100" w:beforeAutospacing="1" w:after="100" w:afterAutospacing="1" w:line="240" w:lineRule="auto"/>
            <w:ind w:left="720"/>
            <w:outlineLvl w:val="3"/>
          </w:pPr>
        </w:pPrChange>
      </w:pPr>
      <w:del w:id="364" w:author="Benjamin Rojas" w:date="2026-10-24T19:39:00Z" w16du:dateUtc="2026-10-24T18:39:00Z">
        <w:r w:rsidRPr="008D49C4" w:rsidDel="00A977C0">
          <w:rPr>
            <w:rFonts w:asciiTheme="minorHAnsi" w:eastAsia="Times New Roman" w:hAnsiTheme="minorHAnsi" w:cs="Times New Roman"/>
            <w:b/>
            <w:bCs/>
            <w:color w:val="FF0000"/>
            <w:sz w:val="24"/>
            <w:szCs w:val="24"/>
          </w:rPr>
          <w:delText xml:space="preserve">3. </w:delText>
        </w:r>
        <w:r w:rsidDel="00A977C0">
          <w:rPr>
            <w:rFonts w:asciiTheme="minorHAnsi" w:eastAsia="Times New Roman" w:hAnsiTheme="minorHAnsi" w:cs="Times New Roman"/>
            <w:b/>
            <w:bCs/>
            <w:color w:val="FF0000"/>
            <w:sz w:val="24"/>
            <w:szCs w:val="24"/>
          </w:rPr>
          <w:delText>Saving files manually</w:delText>
        </w:r>
        <w:r w:rsidRPr="008D49C4" w:rsidDel="00A977C0">
          <w:rPr>
            <w:rFonts w:asciiTheme="minorHAnsi" w:eastAsia="Times New Roman" w:hAnsiTheme="minorHAnsi" w:cs="Times New Roman"/>
            <w:b/>
            <w:bCs/>
            <w:color w:val="FF0000"/>
            <w:sz w:val="24"/>
            <w:szCs w:val="24"/>
          </w:rPr>
          <w:delText>:</w:delText>
        </w:r>
      </w:del>
    </w:p>
    <w:p w14:paraId="389BA3A5" w14:textId="52B72EAD" w:rsidR="00A034FB" w:rsidRPr="008D49C4" w:rsidDel="00A977C0" w:rsidRDefault="00A034FB" w:rsidP="00A977C0">
      <w:pPr>
        <w:rPr>
          <w:del w:id="365" w:author="Benjamin Rojas" w:date="2026-10-24T19:39:00Z" w16du:dateUtc="2026-10-24T18:39:00Z"/>
          <w:rFonts w:asciiTheme="minorHAnsi" w:eastAsia="Times New Roman" w:hAnsiTheme="minorHAnsi" w:cs="Times New Roman"/>
          <w:color w:val="FF0000"/>
          <w:sz w:val="24"/>
          <w:szCs w:val="24"/>
        </w:rPr>
        <w:pPrChange w:id="366" w:author="Benjamin Rojas" w:date="2026-10-24T19:39:00Z" w16du:dateUtc="2026-10-24T18:39:00Z">
          <w:pPr>
            <w:numPr>
              <w:numId w:val="5"/>
            </w:numPr>
            <w:tabs>
              <w:tab w:val="num" w:pos="1440"/>
            </w:tabs>
            <w:spacing w:before="100" w:beforeAutospacing="1" w:after="100" w:afterAutospacing="1" w:line="240" w:lineRule="auto"/>
            <w:ind w:left="1440" w:hanging="360"/>
          </w:pPr>
        </w:pPrChange>
      </w:pPr>
      <w:del w:id="367" w:author="Benjamin Rojas" w:date="2026-10-24T19:39:00Z" w16du:dateUtc="2026-10-24T18:39:00Z">
        <w:r w:rsidRPr="008D49C4" w:rsidDel="00A977C0">
          <w:rPr>
            <w:rFonts w:asciiTheme="minorHAnsi" w:eastAsia="Times New Roman" w:hAnsiTheme="minorHAnsi" w:cs="Times New Roman"/>
            <w:color w:val="FF0000"/>
            <w:sz w:val="24"/>
            <w:szCs w:val="24"/>
          </w:rPr>
          <w:delText xml:space="preserve">Users can create manual versions by saving files with date or version numbers in the filename, like </w:delText>
        </w:r>
        <w:r w:rsidRPr="008D49C4" w:rsidDel="00A977C0">
          <w:rPr>
            <w:rFonts w:asciiTheme="minorHAnsi" w:eastAsia="Times New Roman" w:hAnsiTheme="minorHAnsi" w:cs="Courier New"/>
            <w:color w:val="FF0000"/>
            <w:sz w:val="24"/>
            <w:szCs w:val="24"/>
          </w:rPr>
          <w:delText>Document_v1</w:delText>
        </w:r>
        <w:r w:rsidRPr="008D49C4" w:rsidDel="00A977C0">
          <w:rPr>
            <w:rFonts w:asciiTheme="minorHAnsi" w:eastAsia="Times New Roman" w:hAnsiTheme="minorHAnsi" w:cs="Times New Roman"/>
            <w:color w:val="FF0000"/>
            <w:sz w:val="24"/>
            <w:szCs w:val="24"/>
          </w:rPr>
          <w:delText xml:space="preserve">, </w:delText>
        </w:r>
        <w:r w:rsidRPr="008D49C4" w:rsidDel="00A977C0">
          <w:rPr>
            <w:rFonts w:asciiTheme="minorHAnsi" w:eastAsia="Times New Roman" w:hAnsiTheme="minorHAnsi" w:cs="Courier New"/>
            <w:color w:val="FF0000"/>
            <w:sz w:val="24"/>
            <w:szCs w:val="24"/>
          </w:rPr>
          <w:delText>Document_v2</w:delText>
        </w:r>
        <w:r w:rsidRPr="008D49C4" w:rsidDel="00A977C0">
          <w:rPr>
            <w:rFonts w:asciiTheme="minorHAnsi" w:eastAsia="Times New Roman" w:hAnsiTheme="minorHAnsi" w:cs="Times New Roman"/>
            <w:color w:val="FF0000"/>
            <w:sz w:val="24"/>
            <w:szCs w:val="24"/>
          </w:rPr>
          <w:delText>, etc.</w:delText>
        </w:r>
      </w:del>
    </w:p>
    <w:p w14:paraId="45E1C5E9" w14:textId="38D4EFD8" w:rsidR="00A034FB" w:rsidRPr="008D49C4" w:rsidDel="00A977C0" w:rsidRDefault="00A034FB" w:rsidP="00A977C0">
      <w:pPr>
        <w:rPr>
          <w:del w:id="368" w:author="Benjamin Rojas" w:date="2026-10-24T19:39:00Z" w16du:dateUtc="2026-10-24T18:39:00Z"/>
          <w:rFonts w:asciiTheme="minorHAnsi" w:eastAsia="Times New Roman" w:hAnsiTheme="minorHAnsi" w:cs="Times New Roman"/>
          <w:color w:val="FF0000"/>
          <w:sz w:val="24"/>
          <w:szCs w:val="24"/>
        </w:rPr>
        <w:pPrChange w:id="369" w:author="Benjamin Rojas" w:date="2026-10-24T19:39:00Z" w16du:dateUtc="2026-10-24T18:39:00Z">
          <w:pPr>
            <w:numPr>
              <w:numId w:val="5"/>
            </w:numPr>
            <w:tabs>
              <w:tab w:val="num" w:pos="1440"/>
            </w:tabs>
            <w:spacing w:before="100" w:beforeAutospacing="1" w:after="100" w:afterAutospacing="1" w:line="240" w:lineRule="auto"/>
            <w:ind w:left="1440" w:hanging="360"/>
          </w:pPr>
        </w:pPrChange>
      </w:pPr>
      <w:del w:id="370" w:author="Benjamin Rojas" w:date="2026-10-24T19:39:00Z" w16du:dateUtc="2026-10-24T18:39:00Z">
        <w:r w:rsidRPr="008D49C4" w:rsidDel="00A977C0">
          <w:rPr>
            <w:rFonts w:asciiTheme="minorHAnsi" w:eastAsia="Times New Roman" w:hAnsiTheme="minorHAnsi" w:cs="Times New Roman"/>
            <w:color w:val="FF0000"/>
            <w:sz w:val="24"/>
            <w:szCs w:val="24"/>
          </w:rPr>
          <w:delText>This method requires consistent discipline and a well-maintained naming system.</w:delText>
        </w:r>
      </w:del>
    </w:p>
    <w:p w14:paraId="017254BD" w14:textId="563EFE72" w:rsidR="00A034FB" w:rsidRPr="008D49C4" w:rsidDel="00A977C0" w:rsidRDefault="00A034FB" w:rsidP="00A977C0">
      <w:pPr>
        <w:rPr>
          <w:del w:id="371" w:author="Benjamin Rojas" w:date="2026-10-24T19:39:00Z" w16du:dateUtc="2026-10-24T18:39:00Z"/>
          <w:rFonts w:asciiTheme="minorHAnsi" w:eastAsia="Times New Roman" w:hAnsiTheme="minorHAnsi" w:cs="Times New Roman"/>
          <w:color w:val="FF0000"/>
          <w:sz w:val="24"/>
          <w:szCs w:val="24"/>
        </w:rPr>
        <w:pPrChange w:id="372" w:author="Benjamin Rojas" w:date="2026-10-24T19:39:00Z" w16du:dateUtc="2026-10-24T18:39:00Z">
          <w:pPr>
            <w:spacing w:before="100" w:beforeAutospacing="1" w:after="100" w:afterAutospacing="1" w:line="240" w:lineRule="auto"/>
            <w:ind w:left="1080"/>
          </w:pPr>
        </w:pPrChange>
      </w:pPr>
      <w:del w:id="373" w:author="Benjamin Rojas" w:date="2026-10-24T19:39:00Z" w16du:dateUtc="2026-10-24T18:39:00Z">
        <w:r w:rsidRPr="008D49C4" w:rsidDel="00A977C0">
          <w:rPr>
            <w:rFonts w:asciiTheme="minorHAnsi" w:eastAsia="Times New Roman" w:hAnsiTheme="minorHAnsi" w:cs="Times New Roman"/>
            <w:color w:val="FF0000"/>
            <w:sz w:val="24"/>
            <w:szCs w:val="24"/>
          </w:rPr>
          <w:delText>Proper file naming is critical for version control. To efficiently track different versions of a document, file names should include essential details such as:</w:delText>
        </w:r>
      </w:del>
    </w:p>
    <w:p w14:paraId="1A298904" w14:textId="24BBCA23" w:rsidR="00A034FB" w:rsidRPr="008D49C4" w:rsidDel="00A977C0" w:rsidRDefault="00A034FB" w:rsidP="00A977C0">
      <w:pPr>
        <w:rPr>
          <w:del w:id="374" w:author="Benjamin Rojas" w:date="2026-10-24T19:39:00Z" w16du:dateUtc="2026-10-24T18:39:00Z"/>
          <w:rFonts w:asciiTheme="minorHAnsi" w:eastAsia="Times New Roman" w:hAnsiTheme="minorHAnsi" w:cs="Times New Roman"/>
          <w:color w:val="FF0000"/>
          <w:sz w:val="24"/>
          <w:szCs w:val="24"/>
        </w:rPr>
        <w:pPrChange w:id="375" w:author="Benjamin Rojas" w:date="2026-10-24T19:39:00Z" w16du:dateUtc="2026-10-24T18:39:00Z">
          <w:pPr>
            <w:numPr>
              <w:numId w:val="6"/>
            </w:numPr>
            <w:tabs>
              <w:tab w:val="num" w:pos="1800"/>
            </w:tabs>
            <w:spacing w:before="100" w:beforeAutospacing="1" w:after="100" w:afterAutospacing="1" w:line="240" w:lineRule="auto"/>
            <w:ind w:left="1800" w:hanging="360"/>
          </w:pPr>
        </w:pPrChange>
      </w:pPr>
      <w:del w:id="376" w:author="Benjamin Rojas" w:date="2026-10-24T19:39:00Z" w16du:dateUtc="2026-10-24T18:39:00Z">
        <w:r w:rsidDel="00A977C0">
          <w:rPr>
            <w:rFonts w:asciiTheme="minorHAnsi" w:eastAsia="Times New Roman" w:hAnsiTheme="minorHAnsi" w:cs="Times New Roman"/>
            <w:b/>
            <w:bCs/>
            <w:color w:val="FF0000"/>
            <w:sz w:val="24"/>
            <w:szCs w:val="24"/>
          </w:rPr>
          <w:delText>Student number</w:delText>
        </w:r>
      </w:del>
    </w:p>
    <w:p w14:paraId="467A1454" w14:textId="4DD079AF" w:rsidR="00A034FB" w:rsidRPr="007F019D" w:rsidDel="00A977C0" w:rsidRDefault="00A034FB" w:rsidP="00A977C0">
      <w:pPr>
        <w:rPr>
          <w:del w:id="377" w:author="Benjamin Rojas" w:date="2026-10-24T19:39:00Z" w16du:dateUtc="2026-10-24T18:39:00Z"/>
          <w:rFonts w:asciiTheme="minorHAnsi" w:eastAsia="Times New Roman" w:hAnsiTheme="minorHAnsi" w:cs="Times New Roman"/>
          <w:color w:val="FF0000"/>
          <w:sz w:val="24"/>
          <w:szCs w:val="24"/>
        </w:rPr>
        <w:pPrChange w:id="378" w:author="Benjamin Rojas" w:date="2026-10-24T19:39:00Z" w16du:dateUtc="2026-10-24T18:39:00Z">
          <w:pPr>
            <w:numPr>
              <w:numId w:val="6"/>
            </w:numPr>
            <w:tabs>
              <w:tab w:val="num" w:pos="1800"/>
            </w:tabs>
            <w:spacing w:before="100" w:beforeAutospacing="1" w:after="100" w:afterAutospacing="1" w:line="240" w:lineRule="auto"/>
            <w:ind w:left="1800" w:hanging="360"/>
          </w:pPr>
        </w:pPrChange>
      </w:pPr>
      <w:del w:id="379" w:author="Benjamin Rojas" w:date="2026-10-24T19:39:00Z" w16du:dateUtc="2026-10-24T18:39:00Z">
        <w:r w:rsidDel="00A977C0">
          <w:rPr>
            <w:rFonts w:asciiTheme="minorHAnsi" w:eastAsia="Times New Roman" w:hAnsiTheme="minorHAnsi" w:cs="Times New Roman"/>
            <w:b/>
            <w:bCs/>
            <w:color w:val="FF0000"/>
            <w:sz w:val="24"/>
            <w:szCs w:val="24"/>
          </w:rPr>
          <w:delText xml:space="preserve">Assignment </w:delText>
        </w:r>
      </w:del>
    </w:p>
    <w:p w14:paraId="546AB07F" w14:textId="11521795" w:rsidR="00A034FB" w:rsidRPr="008D49C4" w:rsidDel="00A977C0" w:rsidRDefault="00A034FB" w:rsidP="00A977C0">
      <w:pPr>
        <w:rPr>
          <w:del w:id="380" w:author="Benjamin Rojas" w:date="2026-10-24T19:39:00Z" w16du:dateUtc="2026-10-24T18:39:00Z"/>
          <w:rFonts w:asciiTheme="minorHAnsi" w:eastAsia="Times New Roman" w:hAnsiTheme="minorHAnsi" w:cs="Times New Roman"/>
          <w:color w:val="FF0000"/>
          <w:sz w:val="24"/>
          <w:szCs w:val="24"/>
        </w:rPr>
        <w:pPrChange w:id="381" w:author="Benjamin Rojas" w:date="2026-10-24T19:39:00Z" w16du:dateUtc="2026-10-24T18:39:00Z">
          <w:pPr>
            <w:numPr>
              <w:numId w:val="6"/>
            </w:numPr>
            <w:tabs>
              <w:tab w:val="num" w:pos="1800"/>
            </w:tabs>
            <w:spacing w:before="100" w:beforeAutospacing="1" w:after="100" w:afterAutospacing="1" w:line="240" w:lineRule="auto"/>
            <w:ind w:left="1800" w:hanging="360"/>
          </w:pPr>
        </w:pPrChange>
      </w:pPr>
      <w:del w:id="382" w:author="Benjamin Rojas" w:date="2026-10-24T19:39:00Z" w16du:dateUtc="2026-10-24T18:39:00Z">
        <w:r w:rsidDel="00A977C0">
          <w:rPr>
            <w:rFonts w:asciiTheme="minorHAnsi" w:eastAsia="Times New Roman" w:hAnsiTheme="minorHAnsi" w:cs="Times New Roman"/>
            <w:b/>
            <w:bCs/>
            <w:color w:val="FF0000"/>
            <w:sz w:val="24"/>
            <w:szCs w:val="24"/>
          </w:rPr>
          <w:delText>Module title</w:delText>
        </w:r>
      </w:del>
    </w:p>
    <w:p w14:paraId="1C01CF5B" w14:textId="0AB7DF0F" w:rsidR="00A034FB" w:rsidRPr="001A33B7" w:rsidDel="00A977C0" w:rsidRDefault="00A034FB" w:rsidP="00A977C0">
      <w:pPr>
        <w:rPr>
          <w:del w:id="383" w:author="Benjamin Rojas" w:date="2026-10-24T19:39:00Z" w16du:dateUtc="2026-10-24T18:39:00Z"/>
          <w:rFonts w:asciiTheme="minorHAnsi" w:eastAsia="Times New Roman" w:hAnsiTheme="minorHAnsi" w:cs="Times New Roman"/>
          <w:color w:val="FF0000"/>
          <w:sz w:val="24"/>
          <w:szCs w:val="24"/>
        </w:rPr>
        <w:pPrChange w:id="384" w:author="Benjamin Rojas" w:date="2026-10-24T19:39:00Z" w16du:dateUtc="2026-10-24T18:39:00Z">
          <w:pPr>
            <w:numPr>
              <w:numId w:val="6"/>
            </w:numPr>
            <w:tabs>
              <w:tab w:val="num" w:pos="1800"/>
            </w:tabs>
            <w:spacing w:before="100" w:beforeAutospacing="1" w:after="100" w:afterAutospacing="1" w:line="240" w:lineRule="auto"/>
            <w:ind w:left="1800" w:hanging="360"/>
          </w:pPr>
        </w:pPrChange>
      </w:pPr>
      <w:del w:id="385" w:author="Benjamin Rojas" w:date="2026-10-24T19:39:00Z" w16du:dateUtc="2026-10-24T18:39:00Z">
        <w:r w:rsidDel="00A977C0">
          <w:rPr>
            <w:rFonts w:asciiTheme="minorHAnsi" w:eastAsia="Times New Roman" w:hAnsiTheme="minorHAnsi" w:cs="Times New Roman"/>
            <w:b/>
            <w:bCs/>
            <w:color w:val="FF0000"/>
            <w:sz w:val="24"/>
            <w:szCs w:val="24"/>
          </w:rPr>
          <w:delText>Version Number</w:delText>
        </w:r>
      </w:del>
    </w:p>
    <w:p w14:paraId="0C7C9A06" w14:textId="382E87E0" w:rsidR="00A034FB" w:rsidRPr="008D49C4" w:rsidDel="00A977C0" w:rsidRDefault="00A034FB" w:rsidP="00A977C0">
      <w:pPr>
        <w:rPr>
          <w:del w:id="386" w:author="Benjamin Rojas" w:date="2026-10-24T19:39:00Z" w16du:dateUtc="2026-10-24T18:39:00Z"/>
          <w:rFonts w:asciiTheme="minorHAnsi" w:eastAsia="Times New Roman" w:hAnsiTheme="minorHAnsi" w:cs="Times New Roman"/>
          <w:color w:val="FF0000"/>
          <w:sz w:val="24"/>
          <w:szCs w:val="24"/>
        </w:rPr>
        <w:pPrChange w:id="387" w:author="Benjamin Rojas" w:date="2026-10-24T19:39:00Z" w16du:dateUtc="2026-10-24T18:39:00Z">
          <w:pPr>
            <w:spacing w:before="100" w:beforeAutospacing="1" w:after="100" w:afterAutospacing="1" w:line="240" w:lineRule="auto"/>
            <w:ind w:left="1440"/>
          </w:pPr>
        </w:pPrChange>
      </w:pPr>
      <w:del w:id="388" w:author="Benjamin Rojas" w:date="2026-10-24T19:39:00Z" w16du:dateUtc="2026-10-24T18:39:00Z">
        <w:r w:rsidDel="00A977C0">
          <w:rPr>
            <w:rFonts w:asciiTheme="minorHAnsi" w:eastAsia="Times New Roman" w:hAnsiTheme="minorHAnsi" w:cs="Times New Roman"/>
            <w:b/>
            <w:bCs/>
            <w:color w:val="FF0000"/>
            <w:sz w:val="24"/>
            <w:szCs w:val="24"/>
          </w:rPr>
          <w:delText>For example: 2024998_CA1_</w:delText>
        </w:r>
        <w:r w:rsidRPr="007F019D" w:rsidDel="00A977C0">
          <w:delText xml:space="preserve"> </w:delText>
        </w:r>
        <w:r w:rsidRPr="007F019D" w:rsidDel="00A977C0">
          <w:rPr>
            <w:rFonts w:asciiTheme="minorHAnsi" w:eastAsia="Times New Roman" w:hAnsiTheme="minorHAnsi" w:cs="Times New Roman"/>
            <w:b/>
            <w:bCs/>
            <w:color w:val="FF0000"/>
            <w:sz w:val="24"/>
            <w:szCs w:val="24"/>
          </w:rPr>
          <w:delText>Data Visualisation &amp; Communication</w:delText>
        </w:r>
        <w:r w:rsidDel="00A977C0">
          <w:rPr>
            <w:rFonts w:asciiTheme="minorHAnsi" w:eastAsia="Times New Roman" w:hAnsiTheme="minorHAnsi" w:cs="Times New Roman"/>
            <w:b/>
            <w:bCs/>
            <w:color w:val="FF0000"/>
            <w:sz w:val="24"/>
            <w:szCs w:val="24"/>
          </w:rPr>
          <w:delText>_v1</w:delText>
        </w:r>
      </w:del>
    </w:p>
    <w:p w14:paraId="232D81FE" w14:textId="1D95ED76" w:rsidR="00A034FB" w:rsidRPr="008D49C4" w:rsidDel="00A977C0" w:rsidRDefault="00A034FB" w:rsidP="00A977C0">
      <w:pPr>
        <w:rPr>
          <w:del w:id="389" w:author="Benjamin Rojas" w:date="2026-10-24T19:39:00Z" w16du:dateUtc="2026-10-24T18:39:00Z"/>
          <w:rFonts w:asciiTheme="minorHAnsi" w:eastAsia="Times New Roman" w:hAnsiTheme="minorHAnsi" w:cs="Times New Roman"/>
          <w:color w:val="FF0000"/>
          <w:sz w:val="24"/>
          <w:szCs w:val="24"/>
        </w:rPr>
        <w:pPrChange w:id="390" w:author="Benjamin Rojas" w:date="2026-10-24T19:39:00Z" w16du:dateUtc="2026-10-24T18:39:00Z">
          <w:pPr>
            <w:spacing w:before="100" w:beforeAutospacing="1" w:after="100" w:afterAutospacing="1" w:line="240" w:lineRule="auto"/>
            <w:ind w:left="1080"/>
          </w:pPr>
        </w:pPrChange>
      </w:pPr>
      <w:del w:id="391" w:author="Benjamin Rojas" w:date="2026-10-24T19:39:00Z" w16du:dateUtc="2026-10-24T18:39:00Z">
        <w:r w:rsidRPr="008D49C4" w:rsidDel="00A977C0">
          <w:rPr>
            <w:rFonts w:asciiTheme="minorHAnsi" w:eastAsia="Times New Roman" w:hAnsiTheme="minorHAnsi" w:cs="Times New Roman"/>
            <w:color w:val="FF0000"/>
            <w:sz w:val="24"/>
            <w:szCs w:val="24"/>
          </w:rPr>
          <w:delText>By adhering to a consistent file-naming convention, it's easier to identify and retrieve specific versions of a file, avoid confusion, and ensure efficient collaboration across multiple contributor</w:delText>
        </w:r>
        <w:r w:rsidDel="00A977C0">
          <w:rPr>
            <w:rFonts w:asciiTheme="minorHAnsi" w:eastAsia="Times New Roman" w:hAnsiTheme="minorHAnsi" w:cs="Times New Roman"/>
            <w:color w:val="FF0000"/>
            <w:sz w:val="24"/>
            <w:szCs w:val="24"/>
          </w:rPr>
          <w:delText>s.</w:delText>
        </w:r>
      </w:del>
    </w:p>
    <w:p w14:paraId="23E0AE63" w14:textId="1BC38443" w:rsidR="00A034FB" w:rsidRPr="008D49C4" w:rsidDel="00A977C0" w:rsidRDefault="00A034FB" w:rsidP="00A977C0">
      <w:pPr>
        <w:rPr>
          <w:del w:id="392" w:author="Benjamin Rojas" w:date="2026-10-24T19:39:00Z" w16du:dateUtc="2026-10-24T18:39:00Z"/>
          <w:rFonts w:ascii="Times New Roman" w:eastAsia="Times New Roman" w:hAnsi="Times New Roman" w:cs="Times New Roman"/>
          <w:sz w:val="24"/>
          <w:szCs w:val="24"/>
        </w:rPr>
        <w:pPrChange w:id="393" w:author="Benjamin Rojas" w:date="2026-10-24T19:39:00Z" w16du:dateUtc="2026-10-24T18:39:00Z">
          <w:pPr>
            <w:spacing w:after="0" w:line="240" w:lineRule="auto"/>
          </w:pPr>
        </w:pPrChange>
      </w:pPr>
    </w:p>
    <w:p w14:paraId="7D8EDFE2" w14:textId="75C395F4" w:rsidR="00A034FB" w:rsidRPr="008D49C4" w:rsidDel="00A977C0" w:rsidRDefault="00A034FB" w:rsidP="00A977C0">
      <w:pPr>
        <w:rPr>
          <w:del w:id="394" w:author="Benjamin Rojas" w:date="2026-10-24T19:39:00Z" w16du:dateUtc="2026-10-24T18:39:00Z"/>
          <w:rFonts w:ascii="Times New Roman" w:eastAsia="Times New Roman" w:hAnsi="Times New Roman" w:cs="Times New Roman"/>
          <w:sz w:val="24"/>
          <w:szCs w:val="24"/>
        </w:rPr>
        <w:pPrChange w:id="395" w:author="Benjamin Rojas" w:date="2026-10-24T19:39:00Z" w16du:dateUtc="2026-10-24T18:39:00Z">
          <w:pPr>
            <w:spacing w:line="240" w:lineRule="auto"/>
          </w:pPr>
        </w:pPrChange>
      </w:pPr>
      <w:del w:id="396" w:author="Benjamin Rojas" w:date="2026-10-24T19:39:00Z" w16du:dateUtc="2026-10-24T18:39:00Z">
        <w:r w:rsidRPr="008D49C4" w:rsidDel="00A977C0">
          <w:rPr>
            <w:rFonts w:ascii="Aptos" w:eastAsia="Times New Roman" w:hAnsi="Aptos" w:cs="Times New Roman"/>
            <w:b/>
            <w:bCs/>
            <w:color w:val="FF0000"/>
            <w:sz w:val="24"/>
            <w:szCs w:val="24"/>
            <w:u w:val="single"/>
          </w:rPr>
          <w:delText>Ensure that any content written in red is removed from the document before submission.</w:delText>
        </w:r>
      </w:del>
    </w:p>
    <w:p w14:paraId="6D2FCBB9" w14:textId="6B5CAC72" w:rsidR="00A034FB" w:rsidDel="00A977C0" w:rsidRDefault="00A034FB" w:rsidP="00A977C0">
      <w:pPr>
        <w:rPr>
          <w:del w:id="397" w:author="Benjamin Rojas" w:date="2026-10-24T19:39:00Z" w16du:dateUtc="2026-10-24T18:39:00Z"/>
          <w:color w:val="FF0000"/>
          <w:sz w:val="32"/>
          <w:szCs w:val="32"/>
        </w:rPr>
        <w:pPrChange w:id="398" w:author="Benjamin Rojas" w:date="2026-10-24T19:39:00Z" w16du:dateUtc="2026-10-24T18:39:00Z">
          <w:pPr/>
        </w:pPrChange>
      </w:pPr>
    </w:p>
    <w:p w14:paraId="5DA76454" w14:textId="5D508687" w:rsidR="00A034FB" w:rsidDel="00A977C0" w:rsidRDefault="00A034FB" w:rsidP="00A977C0">
      <w:pPr>
        <w:rPr>
          <w:del w:id="399" w:author="Benjamin Rojas" w:date="2026-10-24T19:39:00Z" w16du:dateUtc="2026-10-24T18:39:00Z"/>
          <w:color w:val="FF0000"/>
          <w:sz w:val="32"/>
          <w:szCs w:val="32"/>
        </w:rPr>
        <w:pPrChange w:id="400" w:author="Benjamin Rojas" w:date="2026-10-24T19:39:00Z" w16du:dateUtc="2026-10-24T18:39:00Z">
          <w:pPr/>
        </w:pPrChange>
      </w:pPr>
    </w:p>
    <w:p w14:paraId="79C0C88C" w14:textId="7545BF48" w:rsidR="00A034FB" w:rsidDel="00A977C0" w:rsidRDefault="00A034FB" w:rsidP="00A977C0">
      <w:pPr>
        <w:rPr>
          <w:del w:id="401" w:author="Benjamin Rojas" w:date="2026-10-24T19:39:00Z" w16du:dateUtc="2026-10-24T18:39:00Z"/>
          <w:color w:val="FF0000"/>
          <w:sz w:val="32"/>
          <w:szCs w:val="32"/>
        </w:rPr>
        <w:pPrChange w:id="402" w:author="Benjamin Rojas" w:date="2026-10-24T19:39:00Z" w16du:dateUtc="2026-10-24T18:39:00Z">
          <w:pPr/>
        </w:pPrChange>
      </w:pPr>
    </w:p>
    <w:p w14:paraId="7B721A3A" w14:textId="0FC82FFC" w:rsidR="0051184F" w:rsidDel="00A977C0" w:rsidRDefault="0051184F" w:rsidP="00A977C0">
      <w:pPr>
        <w:rPr>
          <w:del w:id="403" w:author="Benjamin Rojas" w:date="2026-10-24T19:39:00Z" w16du:dateUtc="2026-10-24T18:39:00Z"/>
          <w:rFonts w:ascii="Aptos" w:eastAsia="Aptos" w:hAnsi="Aptos" w:cs="Aptos"/>
          <w:b/>
          <w:color w:val="FF0000"/>
          <w:sz w:val="24"/>
          <w:szCs w:val="24"/>
          <w:u w:val="single"/>
        </w:rPr>
        <w:pPrChange w:id="404" w:author="Benjamin Rojas" w:date="2026-10-24T19:39:00Z" w16du:dateUtc="2026-10-24T18:39:00Z">
          <w:pPr/>
        </w:pPrChange>
      </w:pPr>
    </w:p>
    <w:p w14:paraId="0E6EDC38" w14:textId="0DE58FB8" w:rsidR="00A034FB" w:rsidDel="00A977C0" w:rsidRDefault="00A034FB" w:rsidP="00A977C0">
      <w:pPr>
        <w:rPr>
          <w:del w:id="405" w:author="Benjamin Rojas" w:date="2026-10-24T19:39:00Z" w16du:dateUtc="2026-10-24T18:39:00Z"/>
          <w:rFonts w:ascii="Aptos" w:eastAsia="Aptos" w:hAnsi="Aptos" w:cs="Aptos"/>
          <w:b/>
          <w:color w:val="FF0000"/>
          <w:sz w:val="24"/>
          <w:szCs w:val="24"/>
          <w:u w:val="single"/>
        </w:rPr>
        <w:pPrChange w:id="406" w:author="Benjamin Rojas" w:date="2026-10-24T19:39:00Z" w16du:dateUtc="2026-10-24T18:39:00Z">
          <w:pPr/>
        </w:pPrChange>
      </w:pPr>
    </w:p>
    <w:p w14:paraId="667403EB" w14:textId="3AC75006" w:rsidR="00A034FB" w:rsidDel="00A977C0" w:rsidRDefault="00A034FB" w:rsidP="00A977C0">
      <w:pPr>
        <w:rPr>
          <w:del w:id="407" w:author="Benjamin Rojas" w:date="2026-10-24T19:39:00Z" w16du:dateUtc="2026-10-24T18:39:00Z"/>
          <w:rFonts w:ascii="Aptos" w:eastAsia="Aptos" w:hAnsi="Aptos" w:cs="Aptos"/>
          <w:b/>
          <w:color w:val="FF0000"/>
          <w:sz w:val="24"/>
          <w:szCs w:val="24"/>
          <w:u w:val="single"/>
        </w:rPr>
        <w:pPrChange w:id="408" w:author="Benjamin Rojas" w:date="2026-10-24T19:39:00Z" w16du:dateUtc="2026-10-24T18:39:00Z">
          <w:pPr/>
        </w:pPrChange>
      </w:pPr>
    </w:p>
    <w:p w14:paraId="72F3EA90" w14:textId="0B55C947" w:rsidR="00A034FB" w:rsidDel="00A977C0" w:rsidRDefault="00A034FB" w:rsidP="00A977C0">
      <w:pPr>
        <w:rPr>
          <w:del w:id="409" w:author="Benjamin Rojas" w:date="2026-10-24T19:39:00Z" w16du:dateUtc="2026-10-24T18:39:00Z"/>
          <w:rFonts w:ascii="Aptos" w:eastAsia="Aptos" w:hAnsi="Aptos" w:cs="Aptos"/>
          <w:b/>
          <w:color w:val="FF0000"/>
          <w:sz w:val="24"/>
          <w:szCs w:val="24"/>
          <w:u w:val="single"/>
        </w:rPr>
        <w:pPrChange w:id="410" w:author="Benjamin Rojas" w:date="2026-10-24T19:39:00Z" w16du:dateUtc="2026-10-24T18:39:00Z">
          <w:pPr/>
        </w:pPrChange>
      </w:pPr>
    </w:p>
    <w:p w14:paraId="007D7F47" w14:textId="75176D20" w:rsidR="00A034FB" w:rsidDel="00A977C0" w:rsidRDefault="00A034FB" w:rsidP="00A977C0">
      <w:pPr>
        <w:rPr>
          <w:del w:id="411" w:author="Benjamin Rojas" w:date="2026-10-24T19:39:00Z" w16du:dateUtc="2026-10-24T18:39:00Z"/>
          <w:color w:val="FF0000"/>
          <w:sz w:val="32"/>
          <w:szCs w:val="32"/>
        </w:rPr>
        <w:pPrChange w:id="412" w:author="Benjamin Rojas" w:date="2026-10-24T19:39:00Z" w16du:dateUtc="2026-10-24T18:39:00Z">
          <w:pPr/>
        </w:pPrChange>
      </w:pPr>
    </w:p>
    <w:p w14:paraId="63652D50" w14:textId="1EC257A4" w:rsidR="0051184F" w:rsidDel="00A977C0" w:rsidRDefault="0051184F" w:rsidP="00A977C0">
      <w:pPr>
        <w:rPr>
          <w:del w:id="413" w:author="Benjamin Rojas" w:date="2026-10-24T19:39:00Z" w16du:dateUtc="2026-10-24T18:39:00Z"/>
          <w:color w:val="FF0000"/>
          <w:sz w:val="32"/>
          <w:szCs w:val="32"/>
        </w:rPr>
        <w:pPrChange w:id="414" w:author="Benjamin Rojas" w:date="2026-10-24T19:39:00Z" w16du:dateUtc="2026-10-24T18:39:00Z">
          <w:pPr/>
        </w:pPrChange>
      </w:pPr>
    </w:p>
    <w:p w14:paraId="3B8834D9" w14:textId="20A90187" w:rsidR="0051184F" w:rsidDel="00A977C0" w:rsidRDefault="0051184F" w:rsidP="00A977C0">
      <w:pPr>
        <w:rPr>
          <w:del w:id="415" w:author="Benjamin Rojas" w:date="2026-10-24T19:39:00Z" w16du:dateUtc="2026-10-24T18:39:00Z"/>
          <w:color w:val="FF0000"/>
          <w:sz w:val="32"/>
          <w:szCs w:val="32"/>
        </w:rPr>
        <w:pPrChange w:id="416" w:author="Benjamin Rojas" w:date="2026-10-24T19:39:00Z" w16du:dateUtc="2026-10-24T18:39:00Z">
          <w:pPr/>
        </w:pPrChange>
      </w:pPr>
    </w:p>
    <w:p w14:paraId="73603A0D" w14:textId="0EAC4E72" w:rsidR="0051184F" w:rsidDel="00A977C0" w:rsidRDefault="0051184F" w:rsidP="00A977C0">
      <w:pPr>
        <w:rPr>
          <w:del w:id="417" w:author="Benjamin Rojas" w:date="2026-10-24T19:39:00Z" w16du:dateUtc="2026-10-24T18:39:00Z"/>
          <w:color w:val="FF0000"/>
          <w:sz w:val="32"/>
          <w:szCs w:val="32"/>
        </w:rPr>
        <w:pPrChange w:id="418" w:author="Benjamin Rojas" w:date="2026-10-24T19:39:00Z" w16du:dateUtc="2026-10-24T18:39:00Z">
          <w:pPr/>
        </w:pPrChange>
      </w:pPr>
    </w:p>
    <w:p w14:paraId="4DA00107" w14:textId="034A19F3" w:rsidR="0051184F" w:rsidDel="00A977C0" w:rsidRDefault="0051184F" w:rsidP="00A977C0">
      <w:pPr>
        <w:rPr>
          <w:del w:id="419" w:author="Benjamin Rojas" w:date="2026-10-24T19:39:00Z" w16du:dateUtc="2026-10-24T18:39:00Z"/>
          <w:color w:val="FF0000"/>
          <w:sz w:val="32"/>
          <w:szCs w:val="32"/>
        </w:rPr>
        <w:pPrChange w:id="420" w:author="Benjamin Rojas" w:date="2026-10-24T19:39:00Z" w16du:dateUtc="2026-10-24T18:39:00Z">
          <w:pPr/>
        </w:pPrChange>
      </w:pPr>
    </w:p>
    <w:p w14:paraId="4C439B93" w14:textId="35C9D51C" w:rsidR="0051184F" w:rsidDel="00A977C0" w:rsidRDefault="00E73B14" w:rsidP="00A977C0">
      <w:pPr>
        <w:rPr>
          <w:del w:id="421" w:author="Benjamin Rojas" w:date="2026-10-24T19:39:00Z" w16du:dateUtc="2026-10-24T18:39:00Z"/>
          <w:color w:val="3A3A3A"/>
          <w:sz w:val="40"/>
          <w:szCs w:val="40"/>
        </w:rPr>
        <w:pPrChange w:id="422" w:author="Benjamin Rojas" w:date="2026-10-24T19:39:00Z" w16du:dateUtc="2026-10-24T18:39:00Z">
          <w:pPr/>
        </w:pPrChange>
      </w:pPr>
      <w:del w:id="423" w:author="Benjamin Rojas" w:date="2026-10-24T19:39:00Z" w16du:dateUtc="2026-10-24T18:39:00Z">
        <w:r w:rsidDel="00A977C0">
          <w:rPr>
            <w:color w:val="3A3A3A"/>
            <w:sz w:val="40"/>
            <w:szCs w:val="40"/>
          </w:rPr>
          <w:delText>Abstract</w:delText>
        </w:r>
      </w:del>
    </w:p>
    <w:p w14:paraId="58B44033" w14:textId="1B015FAD" w:rsidR="0051184F" w:rsidDel="00A977C0" w:rsidRDefault="0051184F" w:rsidP="00A977C0">
      <w:pPr>
        <w:rPr>
          <w:del w:id="424" w:author="Benjamin Rojas" w:date="2026-10-24T19:39:00Z" w16du:dateUtc="2026-10-24T18:39:00Z"/>
        </w:rPr>
        <w:pPrChange w:id="425" w:author="Benjamin Rojas" w:date="2026-10-24T19:39:00Z" w16du:dateUtc="2026-10-24T18:39:00Z">
          <w:pPr/>
        </w:pPrChange>
      </w:pPr>
    </w:p>
    <w:p w14:paraId="160FD0A7" w14:textId="4EB5BAB1" w:rsidR="0051184F" w:rsidDel="00A977C0" w:rsidRDefault="00E73B14" w:rsidP="00A977C0">
      <w:pPr>
        <w:rPr>
          <w:del w:id="426" w:author="Benjamin Rojas" w:date="2026-10-24T19:39:00Z" w16du:dateUtc="2026-10-24T18:39:00Z"/>
          <w:color w:val="FF0000"/>
        </w:rPr>
        <w:pPrChange w:id="427" w:author="Benjamin Rojas" w:date="2026-10-24T19:39:00Z" w16du:dateUtc="2026-10-24T18:39:00Z">
          <w:pPr/>
        </w:pPrChange>
      </w:pPr>
      <w:del w:id="428" w:author="Benjamin Rojas" w:date="2026-10-24T19:39:00Z" w16du:dateUtc="2026-10-24T18:39:00Z">
        <w:r w:rsidDel="00A977C0">
          <w:rPr>
            <w:color w:val="FF0000"/>
          </w:rPr>
          <w:delText xml:space="preserve">[NOTE: This section is designated for the abstract. Abstracts are not assigned page numbers and should precede the table of contents. If an abstract is unnecessary for your work, please delete this page.] </w:delText>
        </w:r>
      </w:del>
    </w:p>
    <w:p w14:paraId="77C44E43" w14:textId="2CC7F091" w:rsidR="0051184F" w:rsidDel="00A977C0" w:rsidRDefault="0051184F" w:rsidP="00A977C0">
      <w:pPr>
        <w:rPr>
          <w:del w:id="429" w:author="Benjamin Rojas" w:date="2026-10-24T19:39:00Z" w16du:dateUtc="2026-10-24T18:39:00Z"/>
          <w:color w:val="FF0000"/>
        </w:rPr>
        <w:pPrChange w:id="430" w:author="Benjamin Rojas" w:date="2026-10-24T19:39:00Z" w16du:dateUtc="2026-10-24T18:39:00Z">
          <w:pPr/>
        </w:pPrChange>
      </w:pPr>
    </w:p>
    <w:p w14:paraId="40FB5800" w14:textId="0D64C378" w:rsidR="0051184F" w:rsidDel="00A977C0" w:rsidRDefault="0051184F" w:rsidP="00A977C0">
      <w:pPr>
        <w:rPr>
          <w:del w:id="431" w:author="Benjamin Rojas" w:date="2026-10-24T19:39:00Z" w16du:dateUtc="2026-10-24T18:39:00Z"/>
          <w:color w:val="FF0000"/>
        </w:rPr>
        <w:pPrChange w:id="432" w:author="Benjamin Rojas" w:date="2026-10-24T19:39:00Z" w16du:dateUtc="2026-10-24T18:39:00Z">
          <w:pPr/>
        </w:pPrChange>
      </w:pPr>
    </w:p>
    <w:p w14:paraId="056BD4FD" w14:textId="6DAB8F6F" w:rsidR="0051184F" w:rsidDel="00A977C0" w:rsidRDefault="0051184F" w:rsidP="00A977C0">
      <w:pPr>
        <w:rPr>
          <w:del w:id="433" w:author="Benjamin Rojas" w:date="2026-10-24T19:39:00Z" w16du:dateUtc="2026-10-24T18:39:00Z"/>
          <w:color w:val="FF0000"/>
        </w:rPr>
        <w:pPrChange w:id="434" w:author="Benjamin Rojas" w:date="2026-10-24T19:39:00Z" w16du:dateUtc="2026-10-24T18:39:00Z">
          <w:pPr/>
        </w:pPrChange>
      </w:pPr>
    </w:p>
    <w:p w14:paraId="14D6B159" w14:textId="69AA820B" w:rsidR="0051184F" w:rsidDel="00A977C0" w:rsidRDefault="0051184F" w:rsidP="00A977C0">
      <w:pPr>
        <w:rPr>
          <w:del w:id="435" w:author="Benjamin Rojas" w:date="2026-10-24T19:39:00Z" w16du:dateUtc="2026-10-24T18:39:00Z"/>
        </w:rPr>
        <w:pPrChange w:id="436" w:author="Benjamin Rojas" w:date="2026-10-24T19:39:00Z" w16du:dateUtc="2026-10-24T18:39:00Z">
          <w:pPr/>
        </w:pPrChange>
      </w:pPr>
    </w:p>
    <w:p w14:paraId="0B5E6918" w14:textId="4D4BCF6A" w:rsidR="0051184F" w:rsidDel="00A977C0" w:rsidRDefault="0051184F" w:rsidP="00A977C0">
      <w:pPr>
        <w:rPr>
          <w:del w:id="437" w:author="Benjamin Rojas" w:date="2026-10-24T19:39:00Z" w16du:dateUtc="2026-10-24T18:39:00Z"/>
        </w:rPr>
        <w:pPrChange w:id="438" w:author="Benjamin Rojas" w:date="2026-10-24T19:39:00Z" w16du:dateUtc="2026-10-24T18:39:00Z">
          <w:pPr/>
        </w:pPrChange>
      </w:pPr>
    </w:p>
    <w:p w14:paraId="3FF27551" w14:textId="7060F32A" w:rsidR="0051184F" w:rsidDel="00A977C0" w:rsidRDefault="0051184F" w:rsidP="00A977C0">
      <w:pPr>
        <w:rPr>
          <w:del w:id="439" w:author="Benjamin Rojas" w:date="2026-10-24T19:39:00Z" w16du:dateUtc="2026-10-24T18:39:00Z"/>
        </w:rPr>
        <w:pPrChange w:id="440" w:author="Benjamin Rojas" w:date="2026-10-24T19:39:00Z" w16du:dateUtc="2026-10-24T18:39:00Z">
          <w:pPr/>
        </w:pPrChange>
      </w:pPr>
    </w:p>
    <w:p w14:paraId="538B75B9" w14:textId="525D9468" w:rsidR="0051184F" w:rsidDel="00A977C0" w:rsidRDefault="0051184F" w:rsidP="00A977C0">
      <w:pPr>
        <w:rPr>
          <w:del w:id="441" w:author="Benjamin Rojas" w:date="2026-10-24T19:39:00Z" w16du:dateUtc="2026-10-24T18:39:00Z"/>
        </w:rPr>
        <w:pPrChange w:id="442" w:author="Benjamin Rojas" w:date="2026-10-24T19:39:00Z" w16du:dateUtc="2026-10-24T18:39:00Z">
          <w:pPr/>
        </w:pPrChange>
      </w:pPr>
    </w:p>
    <w:p w14:paraId="2830171F" w14:textId="6B134740" w:rsidR="0051184F" w:rsidDel="00A977C0" w:rsidRDefault="0051184F" w:rsidP="00A977C0">
      <w:pPr>
        <w:rPr>
          <w:del w:id="443" w:author="Benjamin Rojas" w:date="2026-10-24T19:39:00Z" w16du:dateUtc="2026-10-24T18:39:00Z"/>
        </w:rPr>
        <w:pPrChange w:id="444" w:author="Benjamin Rojas" w:date="2026-10-24T19:39:00Z" w16du:dateUtc="2026-10-24T18:39:00Z">
          <w:pPr/>
        </w:pPrChange>
      </w:pPr>
    </w:p>
    <w:p w14:paraId="57F3BCBA" w14:textId="5DA14A8C" w:rsidR="0051184F" w:rsidDel="00A977C0" w:rsidRDefault="0051184F" w:rsidP="00A977C0">
      <w:pPr>
        <w:rPr>
          <w:del w:id="445" w:author="Benjamin Rojas" w:date="2026-10-24T19:39:00Z" w16du:dateUtc="2026-10-24T18:39:00Z"/>
        </w:rPr>
        <w:pPrChange w:id="446" w:author="Benjamin Rojas" w:date="2026-10-24T19:39:00Z" w16du:dateUtc="2026-10-24T18:39:00Z">
          <w:pPr/>
        </w:pPrChange>
      </w:pPr>
    </w:p>
    <w:p w14:paraId="3C9C1BD0" w14:textId="0FB5D712" w:rsidR="0051184F" w:rsidDel="00A977C0" w:rsidRDefault="0051184F" w:rsidP="00A977C0">
      <w:pPr>
        <w:rPr>
          <w:del w:id="447" w:author="Benjamin Rojas" w:date="2026-10-24T19:39:00Z" w16du:dateUtc="2026-10-24T18:39:00Z"/>
        </w:rPr>
        <w:pPrChange w:id="448" w:author="Benjamin Rojas" w:date="2026-10-24T19:39:00Z" w16du:dateUtc="2026-10-24T18:39:00Z">
          <w:pPr/>
        </w:pPrChange>
      </w:pPr>
    </w:p>
    <w:p w14:paraId="4BE3D826" w14:textId="4E088AD4" w:rsidR="0051184F" w:rsidDel="00A977C0" w:rsidRDefault="0051184F" w:rsidP="00A977C0">
      <w:pPr>
        <w:rPr>
          <w:del w:id="449" w:author="Benjamin Rojas" w:date="2026-10-24T19:39:00Z" w16du:dateUtc="2026-10-24T18:39:00Z"/>
        </w:rPr>
        <w:pPrChange w:id="450" w:author="Benjamin Rojas" w:date="2026-10-24T19:39:00Z" w16du:dateUtc="2026-10-24T18:39:00Z">
          <w:pPr/>
        </w:pPrChange>
      </w:pPr>
    </w:p>
    <w:p w14:paraId="7EE7FE9F" w14:textId="38C2D72F" w:rsidR="0051184F" w:rsidDel="00A977C0" w:rsidRDefault="0051184F" w:rsidP="00A977C0">
      <w:pPr>
        <w:rPr>
          <w:del w:id="451" w:author="Benjamin Rojas" w:date="2026-10-24T19:39:00Z" w16du:dateUtc="2026-10-24T18:39:00Z"/>
        </w:rPr>
        <w:pPrChange w:id="452" w:author="Benjamin Rojas" w:date="2026-10-24T19:39:00Z" w16du:dateUtc="2026-10-24T18:39:00Z">
          <w:pPr/>
        </w:pPrChange>
      </w:pPr>
    </w:p>
    <w:p w14:paraId="25200B48" w14:textId="25C5FCB1" w:rsidR="0051184F" w:rsidDel="00A977C0" w:rsidRDefault="0051184F" w:rsidP="00A977C0">
      <w:pPr>
        <w:rPr>
          <w:del w:id="453" w:author="Benjamin Rojas" w:date="2026-10-24T19:39:00Z" w16du:dateUtc="2026-10-24T18:39:00Z"/>
        </w:rPr>
        <w:pPrChange w:id="454" w:author="Benjamin Rojas" w:date="2026-10-24T19:39:00Z" w16du:dateUtc="2026-10-24T18:39:00Z">
          <w:pPr/>
        </w:pPrChange>
      </w:pPr>
    </w:p>
    <w:p w14:paraId="595D83D3" w14:textId="377BEB3E" w:rsidR="0051184F" w:rsidDel="00A977C0" w:rsidRDefault="0051184F" w:rsidP="00A977C0">
      <w:pPr>
        <w:rPr>
          <w:del w:id="455" w:author="Benjamin Rojas" w:date="2026-10-24T19:39:00Z" w16du:dateUtc="2026-10-24T18:39:00Z"/>
        </w:rPr>
        <w:pPrChange w:id="456" w:author="Benjamin Rojas" w:date="2026-10-24T19:39:00Z" w16du:dateUtc="2026-10-24T18:39:00Z">
          <w:pPr/>
        </w:pPrChange>
      </w:pPr>
    </w:p>
    <w:p w14:paraId="7397181B" w14:textId="27FC744E" w:rsidR="0051184F" w:rsidDel="00A977C0" w:rsidRDefault="0051184F" w:rsidP="00A977C0">
      <w:pPr>
        <w:rPr>
          <w:del w:id="457" w:author="Benjamin Rojas" w:date="2026-10-24T19:39:00Z" w16du:dateUtc="2026-10-24T18:39:00Z"/>
        </w:rPr>
        <w:pPrChange w:id="458" w:author="Benjamin Rojas" w:date="2026-10-24T19:39:00Z" w16du:dateUtc="2026-10-24T18:39:00Z">
          <w:pPr/>
        </w:pPrChange>
      </w:pPr>
    </w:p>
    <w:p w14:paraId="0684B794" w14:textId="1B069274" w:rsidR="0051184F" w:rsidDel="00A977C0" w:rsidRDefault="0051184F" w:rsidP="00A977C0">
      <w:pPr>
        <w:rPr>
          <w:del w:id="459" w:author="Benjamin Rojas" w:date="2026-10-24T19:39:00Z" w16du:dateUtc="2026-10-24T18:39:00Z"/>
        </w:rPr>
        <w:pPrChange w:id="460" w:author="Benjamin Rojas" w:date="2026-10-24T19:39:00Z" w16du:dateUtc="2026-10-24T18:39:00Z">
          <w:pPr/>
        </w:pPrChange>
      </w:pPr>
    </w:p>
    <w:p w14:paraId="2C834E4E" w14:textId="662D35DE" w:rsidR="0051184F" w:rsidDel="00A977C0" w:rsidRDefault="0051184F" w:rsidP="00A977C0">
      <w:pPr>
        <w:rPr>
          <w:del w:id="461" w:author="Benjamin Rojas" w:date="2026-10-24T19:39:00Z" w16du:dateUtc="2026-10-24T18:39:00Z"/>
        </w:rPr>
        <w:pPrChange w:id="462" w:author="Benjamin Rojas" w:date="2026-10-24T19:39:00Z" w16du:dateUtc="2026-10-24T18:39:00Z">
          <w:pPr/>
        </w:pPrChange>
      </w:pPr>
    </w:p>
    <w:p w14:paraId="445FE040" w14:textId="6F787BA8" w:rsidR="0051184F" w:rsidDel="00A977C0" w:rsidRDefault="0051184F" w:rsidP="00A977C0">
      <w:pPr>
        <w:rPr>
          <w:del w:id="463" w:author="Benjamin Rojas" w:date="2026-10-24T19:39:00Z" w16du:dateUtc="2026-10-24T18:39:00Z"/>
        </w:rPr>
        <w:pPrChange w:id="464" w:author="Benjamin Rojas" w:date="2026-10-24T19:39:00Z" w16du:dateUtc="2026-10-24T18:39:00Z">
          <w:pPr/>
        </w:pPrChange>
      </w:pPr>
    </w:p>
    <w:p w14:paraId="2D2ACFE4" w14:textId="7C2CDF74" w:rsidR="0051184F" w:rsidDel="00A977C0" w:rsidRDefault="0051184F" w:rsidP="00A977C0">
      <w:pPr>
        <w:rPr>
          <w:del w:id="465" w:author="Benjamin Rojas" w:date="2026-10-24T19:39:00Z" w16du:dateUtc="2026-10-24T18:39:00Z"/>
        </w:rPr>
        <w:pPrChange w:id="466" w:author="Benjamin Rojas" w:date="2026-10-24T19:39:00Z" w16du:dateUtc="2026-10-24T18:39:00Z">
          <w:pPr/>
        </w:pPrChange>
      </w:pPr>
    </w:p>
    <w:p w14:paraId="5E763318" w14:textId="6085560E" w:rsidR="0051184F" w:rsidDel="00A977C0" w:rsidRDefault="0051184F" w:rsidP="00A977C0">
      <w:pPr>
        <w:rPr>
          <w:del w:id="467" w:author="Benjamin Rojas" w:date="2026-10-24T19:39:00Z" w16du:dateUtc="2026-10-24T18:39:00Z"/>
        </w:rPr>
        <w:pPrChange w:id="468" w:author="Benjamin Rojas" w:date="2026-10-24T19:39:00Z" w16du:dateUtc="2026-10-24T18:39:00Z">
          <w:pPr/>
        </w:pPrChange>
      </w:pPr>
    </w:p>
    <w:p w14:paraId="779314AE" w14:textId="76434D18" w:rsidR="0051184F" w:rsidDel="00A977C0" w:rsidRDefault="0051184F" w:rsidP="00A977C0">
      <w:pPr>
        <w:rPr>
          <w:del w:id="469" w:author="Benjamin Rojas" w:date="2026-10-24T19:39:00Z" w16du:dateUtc="2026-10-24T18:39:00Z"/>
        </w:rPr>
        <w:pPrChange w:id="470" w:author="Benjamin Rojas" w:date="2026-10-24T19:39:00Z" w16du:dateUtc="2026-10-24T18:39:00Z">
          <w:pPr/>
        </w:pPrChange>
      </w:pPr>
    </w:p>
    <w:p w14:paraId="608D45CE" w14:textId="0EF19525" w:rsidR="0051184F" w:rsidDel="00A977C0" w:rsidRDefault="0051184F" w:rsidP="00A977C0">
      <w:pPr>
        <w:rPr>
          <w:del w:id="471" w:author="Benjamin Rojas" w:date="2026-10-24T19:39:00Z" w16du:dateUtc="2026-10-24T18:39:00Z"/>
        </w:rPr>
        <w:pPrChange w:id="472" w:author="Benjamin Rojas" w:date="2026-10-24T19:39:00Z" w16du:dateUtc="2026-10-24T18:39:00Z">
          <w:pPr/>
        </w:pPrChange>
      </w:pPr>
    </w:p>
    <w:p w14:paraId="26BBCD93" w14:textId="64F376FE" w:rsidR="0051184F" w:rsidDel="00A977C0" w:rsidRDefault="0051184F" w:rsidP="00A977C0">
      <w:pPr>
        <w:rPr>
          <w:del w:id="473" w:author="Benjamin Rojas" w:date="2026-10-24T19:39:00Z" w16du:dateUtc="2026-10-24T18:39:00Z"/>
        </w:rPr>
        <w:pPrChange w:id="474" w:author="Benjamin Rojas" w:date="2026-10-24T19:39:00Z" w16du:dateUtc="2026-10-24T18:39:00Z">
          <w:pPr/>
        </w:pPrChange>
      </w:pPr>
    </w:p>
    <w:p w14:paraId="0DCA3CCC" w14:textId="6B28E435" w:rsidR="0051184F" w:rsidDel="00A977C0" w:rsidRDefault="0051184F" w:rsidP="00A977C0">
      <w:pPr>
        <w:rPr>
          <w:del w:id="475" w:author="Benjamin Rojas" w:date="2026-10-24T19:39:00Z" w16du:dateUtc="2026-10-24T18:39:00Z"/>
        </w:rPr>
        <w:pPrChange w:id="476" w:author="Benjamin Rojas" w:date="2026-10-24T19:39:00Z" w16du:dateUtc="2026-10-24T18:39:00Z">
          <w:pPr/>
        </w:pPrChange>
      </w:pPr>
    </w:p>
    <w:p w14:paraId="228B2106" w14:textId="1AC7C1B6" w:rsidR="0051184F" w:rsidDel="00A977C0" w:rsidRDefault="0051184F" w:rsidP="00A977C0">
      <w:pPr>
        <w:rPr>
          <w:del w:id="477" w:author="Benjamin Rojas" w:date="2026-10-24T19:39:00Z" w16du:dateUtc="2026-10-24T18:39:00Z"/>
        </w:rPr>
        <w:pPrChange w:id="478" w:author="Benjamin Rojas" w:date="2026-10-24T19:39:00Z" w16du:dateUtc="2026-10-24T18:39:00Z">
          <w:pPr/>
        </w:pPrChange>
      </w:pPr>
    </w:p>
    <w:p w14:paraId="4E7E9E86" w14:textId="6B032813" w:rsidR="0051184F" w:rsidDel="00A977C0" w:rsidRDefault="00E73B14" w:rsidP="00A977C0">
      <w:pPr>
        <w:rPr>
          <w:del w:id="479" w:author="Benjamin Rojas" w:date="2026-10-24T19:39:00Z" w16du:dateUtc="2026-10-24T18:39:00Z"/>
          <w:rFonts w:ascii="Play" w:eastAsia="Play" w:hAnsi="Play" w:cs="Play"/>
          <w:color w:val="0F4761"/>
          <w:sz w:val="32"/>
          <w:szCs w:val="32"/>
        </w:rPr>
        <w:pPrChange w:id="480" w:author="Benjamin Rojas" w:date="2026-10-24T19:39:00Z" w16du:dateUtc="2026-10-24T18:39:00Z">
          <w:pPr>
            <w:keepNext/>
            <w:keepLines/>
            <w:pBdr>
              <w:top w:val="nil"/>
              <w:left w:val="nil"/>
              <w:bottom w:val="nil"/>
              <w:right w:val="nil"/>
              <w:between w:val="nil"/>
            </w:pBdr>
            <w:spacing w:before="240" w:after="0" w:line="240" w:lineRule="auto"/>
          </w:pPr>
        </w:pPrChange>
      </w:pPr>
      <w:del w:id="481" w:author="Benjamin Rojas" w:date="2026-10-24T19:39:00Z" w16du:dateUtc="2026-10-24T18:39:00Z">
        <w:r w:rsidDel="00A977C0">
          <w:rPr>
            <w:rFonts w:ascii="Play" w:eastAsia="Play" w:hAnsi="Play" w:cs="Play"/>
            <w:color w:val="0F4761"/>
            <w:sz w:val="32"/>
            <w:szCs w:val="32"/>
          </w:rPr>
          <w:delText>Contents</w:delText>
        </w:r>
      </w:del>
    </w:p>
    <w:customXmlDelRangeStart w:id="482" w:author="Benjamin Rojas" w:date="2026-10-24T19:39:00Z"/>
    <w:sdt>
      <w:sdtPr>
        <w:id w:val="-1939593324"/>
        <w:docPartObj>
          <w:docPartGallery w:val="Table of Contents"/>
          <w:docPartUnique/>
        </w:docPartObj>
      </w:sdtPr>
      <w:sdtEndPr/>
      <w:sdtContent>
        <w:customXmlDelRangeEnd w:id="482"/>
        <w:p w14:paraId="6A944F1F" w14:textId="24D207A7" w:rsidR="0051184F" w:rsidDel="00A977C0" w:rsidRDefault="00E73B14" w:rsidP="00A977C0">
          <w:pPr>
            <w:rPr>
              <w:del w:id="483" w:author="Benjamin Rojas" w:date="2026-10-24T19:39:00Z" w16du:dateUtc="2026-10-24T18:39:00Z"/>
              <w:rFonts w:ascii="Aptos" w:eastAsia="Aptos" w:hAnsi="Aptos" w:cs="Aptos"/>
              <w:color w:val="000000"/>
              <w:sz w:val="24"/>
              <w:szCs w:val="24"/>
            </w:rPr>
            <w:pPrChange w:id="484" w:author="Benjamin Rojas" w:date="2026-10-24T19:39:00Z" w16du:dateUtc="2026-10-24T18:39:00Z">
              <w:pPr>
                <w:pBdr>
                  <w:top w:val="nil"/>
                  <w:left w:val="nil"/>
                  <w:bottom w:val="nil"/>
                  <w:right w:val="nil"/>
                  <w:between w:val="nil"/>
                </w:pBdr>
                <w:tabs>
                  <w:tab w:val="right" w:leader="dot" w:pos="9016"/>
                </w:tabs>
                <w:spacing w:after="100"/>
              </w:pPr>
            </w:pPrChange>
          </w:pPr>
          <w:del w:id="485" w:author="Benjamin Rojas" w:date="2026-10-24T19:39:00Z" w16du:dateUtc="2026-10-24T18:39:00Z">
            <w:r w:rsidDel="00A977C0">
              <w:fldChar w:fldCharType="begin"/>
            </w:r>
            <w:r w:rsidDel="00A977C0">
              <w:delInstrText xml:space="preserve"> TOC \h \u \z \t "Heading 1,1,Heading 2,2,Heading 3,3,"</w:delInstrText>
            </w:r>
            <w:r w:rsidDel="00A977C0">
              <w:fldChar w:fldCharType="separate"/>
            </w:r>
            <w:r w:rsidDel="00A977C0">
              <w:fldChar w:fldCharType="begin"/>
            </w:r>
            <w:r w:rsidDel="00A977C0">
              <w:delInstrText>HYPERLINK \l "_heading=h.gjdgxs" \h</w:delInstrText>
            </w:r>
            <w:r w:rsidDel="00A977C0">
              <w:fldChar w:fldCharType="separate"/>
            </w:r>
            <w:r w:rsidDel="00A977C0">
              <w:rPr>
                <w:color w:val="000000"/>
              </w:rPr>
              <w:delText>Introduction</w:delText>
            </w:r>
            <w:r w:rsidDel="00A977C0">
              <w:rPr>
                <w:color w:val="000000"/>
              </w:rPr>
              <w:tab/>
              <w:delText>1</w:delText>
            </w:r>
            <w:r w:rsidDel="00A977C0">
              <w:fldChar w:fldCharType="end"/>
            </w:r>
          </w:del>
        </w:p>
        <w:p w14:paraId="56AC4D4C" w14:textId="41B4CB0F" w:rsidR="0051184F" w:rsidDel="00A977C0" w:rsidRDefault="00E73B14" w:rsidP="00A977C0">
          <w:pPr>
            <w:rPr>
              <w:del w:id="486" w:author="Benjamin Rojas" w:date="2026-10-24T19:39:00Z" w16du:dateUtc="2026-10-24T18:39:00Z"/>
              <w:rFonts w:ascii="Aptos" w:eastAsia="Aptos" w:hAnsi="Aptos" w:cs="Aptos"/>
              <w:color w:val="000000"/>
              <w:sz w:val="24"/>
              <w:szCs w:val="24"/>
            </w:rPr>
            <w:pPrChange w:id="487" w:author="Benjamin Rojas" w:date="2026-10-24T19:39:00Z" w16du:dateUtc="2026-10-24T18:39:00Z">
              <w:pPr>
                <w:pBdr>
                  <w:top w:val="nil"/>
                  <w:left w:val="nil"/>
                  <w:bottom w:val="nil"/>
                  <w:right w:val="nil"/>
                  <w:between w:val="nil"/>
                </w:pBdr>
                <w:tabs>
                  <w:tab w:val="right" w:leader="dot" w:pos="9016"/>
                </w:tabs>
                <w:spacing w:after="100"/>
              </w:pPr>
            </w:pPrChange>
          </w:pPr>
          <w:del w:id="488" w:author="Benjamin Rojas" w:date="2026-10-24T19:39:00Z" w16du:dateUtc="2026-10-24T18:39:00Z">
            <w:r w:rsidDel="00A977C0">
              <w:fldChar w:fldCharType="begin"/>
            </w:r>
            <w:r w:rsidDel="00A977C0">
              <w:delInstrText>HYPERLINK \l "_heading=h.30j0zll" \h</w:delInstrText>
            </w:r>
            <w:r w:rsidDel="00A977C0">
              <w:fldChar w:fldCharType="separate"/>
            </w:r>
            <w:r w:rsidDel="00A977C0">
              <w:rPr>
                <w:color w:val="000000"/>
              </w:rPr>
              <w:delText>Chapter 1</w:delText>
            </w:r>
            <w:r w:rsidDel="00A977C0">
              <w:rPr>
                <w:color w:val="000000"/>
              </w:rPr>
              <w:tab/>
              <w:delText>1</w:delText>
            </w:r>
            <w:r w:rsidDel="00A977C0">
              <w:fldChar w:fldCharType="end"/>
            </w:r>
          </w:del>
        </w:p>
        <w:p w14:paraId="2B1E522C" w14:textId="67F5AF11" w:rsidR="0051184F" w:rsidDel="00A977C0" w:rsidRDefault="00E73B14" w:rsidP="00A977C0">
          <w:pPr>
            <w:rPr>
              <w:del w:id="489" w:author="Benjamin Rojas" w:date="2026-10-24T19:39:00Z" w16du:dateUtc="2026-10-24T18:39:00Z"/>
              <w:rFonts w:ascii="Aptos" w:eastAsia="Aptos" w:hAnsi="Aptos" w:cs="Aptos"/>
              <w:color w:val="000000"/>
              <w:sz w:val="24"/>
              <w:szCs w:val="24"/>
            </w:rPr>
            <w:pPrChange w:id="490" w:author="Benjamin Rojas" w:date="2026-10-24T19:39:00Z" w16du:dateUtc="2026-10-24T18:39:00Z">
              <w:pPr>
                <w:pBdr>
                  <w:top w:val="nil"/>
                  <w:left w:val="nil"/>
                  <w:bottom w:val="nil"/>
                  <w:right w:val="nil"/>
                  <w:between w:val="nil"/>
                </w:pBdr>
                <w:tabs>
                  <w:tab w:val="right" w:leader="dot" w:pos="9016"/>
                </w:tabs>
                <w:spacing w:after="100"/>
                <w:ind w:left="220"/>
              </w:pPr>
            </w:pPrChange>
          </w:pPr>
          <w:del w:id="491" w:author="Benjamin Rojas" w:date="2026-10-24T19:39:00Z" w16du:dateUtc="2026-10-24T18:39:00Z">
            <w:r w:rsidDel="00A977C0">
              <w:fldChar w:fldCharType="begin"/>
            </w:r>
            <w:r w:rsidDel="00A977C0">
              <w:delInstrText>HYPERLINK \l "_heading=h.1fob9te" \h</w:delInstrText>
            </w:r>
            <w:r w:rsidDel="00A977C0">
              <w:fldChar w:fldCharType="separate"/>
            </w:r>
            <w:r w:rsidDel="00A977C0">
              <w:rPr>
                <w:color w:val="000000"/>
              </w:rPr>
              <w:delText>Chapter 1.1</w:delText>
            </w:r>
            <w:r w:rsidDel="00A977C0">
              <w:rPr>
                <w:color w:val="000000"/>
              </w:rPr>
              <w:tab/>
              <w:delText>1</w:delText>
            </w:r>
            <w:r w:rsidDel="00A977C0">
              <w:fldChar w:fldCharType="end"/>
            </w:r>
          </w:del>
        </w:p>
        <w:p w14:paraId="45433B99" w14:textId="1C41F7C2" w:rsidR="0051184F" w:rsidDel="00A977C0" w:rsidRDefault="00E73B14" w:rsidP="00A977C0">
          <w:pPr>
            <w:rPr>
              <w:del w:id="492" w:author="Benjamin Rojas" w:date="2026-10-24T19:39:00Z" w16du:dateUtc="2026-10-24T18:39:00Z"/>
              <w:rFonts w:ascii="Aptos" w:eastAsia="Aptos" w:hAnsi="Aptos" w:cs="Aptos"/>
              <w:color w:val="000000"/>
              <w:sz w:val="24"/>
              <w:szCs w:val="24"/>
            </w:rPr>
            <w:pPrChange w:id="493" w:author="Benjamin Rojas" w:date="2026-10-24T19:39:00Z" w16du:dateUtc="2026-10-24T18:39:00Z">
              <w:pPr>
                <w:pBdr>
                  <w:top w:val="nil"/>
                  <w:left w:val="nil"/>
                  <w:bottom w:val="nil"/>
                  <w:right w:val="nil"/>
                  <w:between w:val="nil"/>
                </w:pBdr>
                <w:tabs>
                  <w:tab w:val="right" w:leader="dot" w:pos="9016"/>
                </w:tabs>
                <w:spacing w:after="100"/>
                <w:ind w:left="440"/>
              </w:pPr>
            </w:pPrChange>
          </w:pPr>
          <w:del w:id="494" w:author="Benjamin Rojas" w:date="2026-10-24T19:39:00Z" w16du:dateUtc="2026-10-24T18:39:00Z">
            <w:r w:rsidDel="00A977C0">
              <w:fldChar w:fldCharType="begin"/>
            </w:r>
            <w:r w:rsidDel="00A977C0">
              <w:delInstrText>HYPERLINK \l "_heading=h.3znysh7" \h</w:delInstrText>
            </w:r>
            <w:r w:rsidDel="00A977C0">
              <w:fldChar w:fldCharType="separate"/>
            </w:r>
            <w:r w:rsidDel="00A977C0">
              <w:rPr>
                <w:color w:val="000000"/>
              </w:rPr>
              <w:delText>Chapter 1.1.1.</w:delText>
            </w:r>
            <w:r w:rsidDel="00A977C0">
              <w:rPr>
                <w:color w:val="000000"/>
              </w:rPr>
              <w:tab/>
              <w:delText>1</w:delText>
            </w:r>
            <w:r w:rsidDel="00A977C0">
              <w:fldChar w:fldCharType="end"/>
            </w:r>
          </w:del>
        </w:p>
        <w:p w14:paraId="3F523FB6" w14:textId="2F10DC71" w:rsidR="0051184F" w:rsidDel="00A977C0" w:rsidRDefault="00E73B14" w:rsidP="00A977C0">
          <w:pPr>
            <w:rPr>
              <w:del w:id="495" w:author="Benjamin Rojas" w:date="2026-10-24T19:39:00Z" w16du:dateUtc="2026-10-24T18:39:00Z"/>
              <w:rFonts w:ascii="Aptos" w:eastAsia="Aptos" w:hAnsi="Aptos" w:cs="Aptos"/>
              <w:color w:val="000000"/>
              <w:sz w:val="24"/>
              <w:szCs w:val="24"/>
            </w:rPr>
            <w:pPrChange w:id="496" w:author="Benjamin Rojas" w:date="2026-10-24T19:39:00Z" w16du:dateUtc="2026-10-24T18:39:00Z">
              <w:pPr>
                <w:pBdr>
                  <w:top w:val="nil"/>
                  <w:left w:val="nil"/>
                  <w:bottom w:val="nil"/>
                  <w:right w:val="nil"/>
                  <w:between w:val="nil"/>
                </w:pBdr>
                <w:tabs>
                  <w:tab w:val="right" w:leader="dot" w:pos="9016"/>
                </w:tabs>
                <w:spacing w:after="100"/>
              </w:pPr>
            </w:pPrChange>
          </w:pPr>
          <w:del w:id="497" w:author="Benjamin Rojas" w:date="2026-10-24T19:39:00Z" w16du:dateUtc="2026-10-24T18:39:00Z">
            <w:r w:rsidDel="00A977C0">
              <w:fldChar w:fldCharType="begin"/>
            </w:r>
            <w:r w:rsidDel="00A977C0">
              <w:delInstrText>HYPERLINK \l "_heading=h.2et92p0" \h</w:delInstrText>
            </w:r>
            <w:r w:rsidDel="00A977C0">
              <w:fldChar w:fldCharType="separate"/>
            </w:r>
            <w:r w:rsidDel="00A977C0">
              <w:rPr>
                <w:color w:val="000000"/>
              </w:rPr>
              <w:delText>References</w:delText>
            </w:r>
            <w:r w:rsidDel="00A977C0">
              <w:rPr>
                <w:color w:val="000000"/>
              </w:rPr>
              <w:tab/>
              <w:delText>2</w:delText>
            </w:r>
            <w:r w:rsidDel="00A977C0">
              <w:fldChar w:fldCharType="end"/>
            </w:r>
          </w:del>
        </w:p>
        <w:p w14:paraId="51630EDE" w14:textId="37F44ADD" w:rsidR="0051184F" w:rsidDel="00A977C0" w:rsidRDefault="00E73B14" w:rsidP="00A977C0">
          <w:pPr>
            <w:rPr>
              <w:del w:id="498" w:author="Benjamin Rojas" w:date="2026-10-24T19:39:00Z" w16du:dateUtc="2026-10-24T18:39:00Z"/>
            </w:rPr>
            <w:pPrChange w:id="499" w:author="Benjamin Rojas" w:date="2026-10-24T19:39:00Z" w16du:dateUtc="2026-10-24T18:39:00Z">
              <w:pPr/>
            </w:pPrChange>
          </w:pPr>
          <w:del w:id="500" w:author="Benjamin Rojas" w:date="2026-10-24T19:39:00Z" w16du:dateUtc="2026-10-24T18:39:00Z">
            <w:r w:rsidDel="00A977C0">
              <w:fldChar w:fldCharType="end"/>
            </w:r>
          </w:del>
        </w:p>
        <w:customXmlDelRangeStart w:id="501" w:author="Benjamin Rojas" w:date="2026-10-24T19:39:00Z"/>
      </w:sdtContent>
    </w:sdt>
    <w:customXmlDelRangeEnd w:id="501"/>
    <w:p w14:paraId="603E4E1C" w14:textId="31E8DE52" w:rsidR="0051184F" w:rsidDel="00A977C0" w:rsidRDefault="0051184F" w:rsidP="00A977C0">
      <w:pPr>
        <w:rPr>
          <w:del w:id="502" w:author="Benjamin Rojas" w:date="2026-10-24T19:39:00Z" w16du:dateUtc="2026-10-24T18:39:00Z"/>
        </w:rPr>
        <w:pPrChange w:id="503" w:author="Benjamin Rojas" w:date="2026-10-24T19:39:00Z" w16du:dateUtc="2026-10-24T18:39:00Z">
          <w:pPr/>
        </w:pPrChange>
      </w:pPr>
    </w:p>
    <w:p w14:paraId="514784DA" w14:textId="6BF899E0" w:rsidR="0051184F" w:rsidDel="00A977C0" w:rsidRDefault="00E73B14" w:rsidP="00A977C0">
      <w:pPr>
        <w:rPr>
          <w:del w:id="504" w:author="Benjamin Rojas" w:date="2026-10-24T19:39:00Z" w16du:dateUtc="2026-10-24T18:39:00Z"/>
          <w:color w:val="FF0000"/>
        </w:rPr>
        <w:pPrChange w:id="505" w:author="Benjamin Rojas" w:date="2026-10-24T19:39:00Z" w16du:dateUtc="2026-10-24T18:39:00Z">
          <w:pPr/>
        </w:pPrChange>
      </w:pPr>
      <w:del w:id="506" w:author="Benjamin Rojas" w:date="2026-10-24T19:39:00Z" w16du:dateUtc="2026-10-24T18:39:00Z">
        <w:r w:rsidDel="00A977C0">
          <w:rPr>
            <w:color w:val="FF0000"/>
          </w:rPr>
          <w:delText>[NOTE: The table of contents above has been included for your convenience. To refresh the table, simply click on it, then select 'Update Table' using the mouse. You can choose to update either the page numbers exclusively or the entire table as needed.]</w:delText>
        </w:r>
      </w:del>
    </w:p>
    <w:p w14:paraId="3FC082A0" w14:textId="3B340995" w:rsidR="0051184F" w:rsidDel="00A977C0" w:rsidRDefault="0051184F" w:rsidP="00A977C0">
      <w:pPr>
        <w:rPr>
          <w:del w:id="507" w:author="Benjamin Rojas" w:date="2026-10-24T19:39:00Z" w16du:dateUtc="2026-10-24T18:39:00Z"/>
        </w:rPr>
        <w:pPrChange w:id="508" w:author="Benjamin Rojas" w:date="2026-10-24T19:39:00Z" w16du:dateUtc="2026-10-24T18:39:00Z">
          <w:pPr/>
        </w:pPrChange>
      </w:pPr>
    </w:p>
    <w:p w14:paraId="57600F63" w14:textId="56605F7C" w:rsidR="0051184F" w:rsidDel="00A977C0" w:rsidRDefault="0051184F" w:rsidP="00A977C0">
      <w:pPr>
        <w:rPr>
          <w:del w:id="509" w:author="Benjamin Rojas" w:date="2026-10-24T19:39:00Z" w16du:dateUtc="2026-10-24T18:39:00Z"/>
        </w:rPr>
        <w:pPrChange w:id="510" w:author="Benjamin Rojas" w:date="2026-10-24T19:39:00Z" w16du:dateUtc="2026-10-24T18:39:00Z">
          <w:pPr/>
        </w:pPrChange>
      </w:pPr>
    </w:p>
    <w:p w14:paraId="1B3B2BF3" w14:textId="4A3C0764" w:rsidR="0051184F" w:rsidDel="00A977C0" w:rsidRDefault="0051184F" w:rsidP="00A977C0">
      <w:pPr>
        <w:rPr>
          <w:del w:id="511" w:author="Benjamin Rojas" w:date="2026-10-24T19:39:00Z" w16du:dateUtc="2026-10-24T18:39:00Z"/>
        </w:rPr>
        <w:sectPr w:rsidR="0051184F" w:rsidDel="00A977C0" w:rsidSect="00A977C0">
          <w:footerReference w:type="default" r:id="rId14"/>
          <w:pgSz w:w="11906" w:h="16838"/>
          <w:pgMar w:top="1440" w:right="1440" w:bottom="1440" w:left="1440" w:header="708" w:footer="708" w:gutter="0"/>
          <w:cols w:space="720"/>
          <w:sectPrChange w:id="512" w:author="Benjamin Rojas" w:date="2026-10-24T19:39:00Z" w16du:dateUtc="2026-10-24T18:39:00Z">
            <w:sectPr w:rsidR="0051184F" w:rsidDel="00A977C0" w:rsidSect="00A977C0">
              <w:pgMar w:top="1440" w:right="1440" w:bottom="1440" w:left="1440" w:header="708" w:footer="708" w:gutter="0"/>
            </w:sectPr>
          </w:sectPrChange>
        </w:sectPr>
        <w:pPrChange w:id="513" w:author="Benjamin Rojas" w:date="2026-10-24T19:39:00Z" w16du:dateUtc="2026-10-24T18:39:00Z">
          <w:pPr/>
        </w:pPrChange>
      </w:pPr>
    </w:p>
    <w:p w14:paraId="4811BABB" w14:textId="68C7C5B9" w:rsidR="0051184F" w:rsidDel="00A977C0" w:rsidRDefault="00E73B14" w:rsidP="00A977C0">
      <w:pPr>
        <w:rPr>
          <w:del w:id="514" w:author="Benjamin Rojas" w:date="2026-10-24T19:39:00Z" w16du:dateUtc="2026-10-24T18:39:00Z"/>
        </w:rPr>
        <w:pPrChange w:id="515" w:author="Benjamin Rojas" w:date="2026-10-24T19:39:00Z" w16du:dateUtc="2026-10-24T18:39:00Z">
          <w:pPr>
            <w:pStyle w:val="Heading1"/>
            <w:spacing w:after="0"/>
          </w:pPr>
        </w:pPrChange>
      </w:pPr>
      <w:bookmarkStart w:id="516" w:name="_heading=h.gjdgxs" w:colFirst="0" w:colLast="0"/>
      <w:bookmarkEnd w:id="516"/>
      <w:del w:id="517" w:author="Benjamin Rojas" w:date="2026-10-24T19:39:00Z" w16du:dateUtc="2026-10-24T18:39:00Z">
        <w:r w:rsidDel="00A977C0">
          <w:delText>Introduction</w:delText>
        </w:r>
      </w:del>
    </w:p>
    <w:p w14:paraId="6B356D46" w14:textId="3DC890ED" w:rsidR="0051184F" w:rsidDel="00A977C0" w:rsidRDefault="00E73B14" w:rsidP="00A977C0">
      <w:pPr>
        <w:rPr>
          <w:del w:id="518" w:author="Benjamin Rojas" w:date="2026-10-24T19:39:00Z" w16du:dateUtc="2026-10-24T18:39:00Z"/>
        </w:rPr>
        <w:pPrChange w:id="519" w:author="Benjamin Rojas" w:date="2026-10-24T19:39:00Z" w16du:dateUtc="2026-10-24T18:39:00Z">
          <w:pPr>
            <w:pStyle w:val="Heading1"/>
            <w:spacing w:before="0"/>
          </w:pPr>
        </w:pPrChange>
      </w:pPr>
      <w:bookmarkStart w:id="520" w:name="_heading=h.30j0zll" w:colFirst="0" w:colLast="0"/>
      <w:bookmarkEnd w:id="520"/>
      <w:del w:id="521" w:author="Benjamin Rojas" w:date="2026-10-24T19:39:00Z" w16du:dateUtc="2026-10-24T18:39:00Z">
        <w:r w:rsidDel="00A977C0">
          <w:delText>Chapter 1</w:delText>
        </w:r>
      </w:del>
    </w:p>
    <w:p w14:paraId="7BAE125C" w14:textId="2B6883BF" w:rsidR="0051184F" w:rsidDel="00A977C0" w:rsidRDefault="00E73B14" w:rsidP="00A977C0">
      <w:pPr>
        <w:rPr>
          <w:del w:id="522" w:author="Benjamin Rojas" w:date="2026-10-24T19:39:00Z" w16du:dateUtc="2026-10-24T18:39:00Z"/>
        </w:rPr>
        <w:pPrChange w:id="523" w:author="Benjamin Rojas" w:date="2026-10-24T19:39:00Z" w16du:dateUtc="2026-10-24T18:39:00Z">
          <w:pPr>
            <w:pStyle w:val="Heading2"/>
          </w:pPr>
        </w:pPrChange>
      </w:pPr>
      <w:bookmarkStart w:id="524" w:name="_heading=h.1fob9te" w:colFirst="0" w:colLast="0"/>
      <w:bookmarkEnd w:id="524"/>
      <w:del w:id="525" w:author="Benjamin Rojas" w:date="2026-10-24T19:39:00Z" w16du:dateUtc="2026-10-24T18:39:00Z">
        <w:r w:rsidDel="00A977C0">
          <w:delText>Chapter 1.1</w:delText>
        </w:r>
      </w:del>
    </w:p>
    <w:p w14:paraId="60033E0B" w14:textId="16E60C2A" w:rsidR="0051184F" w:rsidDel="00A977C0" w:rsidRDefault="00E73B14" w:rsidP="00A977C0">
      <w:pPr>
        <w:rPr>
          <w:del w:id="526" w:author="Benjamin Rojas" w:date="2026-10-24T19:39:00Z" w16du:dateUtc="2026-10-24T18:39:00Z"/>
        </w:rPr>
        <w:pPrChange w:id="527" w:author="Benjamin Rojas" w:date="2026-10-24T19:39:00Z" w16du:dateUtc="2026-10-24T18:39:00Z">
          <w:pPr>
            <w:pStyle w:val="Heading3"/>
          </w:pPr>
        </w:pPrChange>
      </w:pPr>
      <w:bookmarkStart w:id="528" w:name="_heading=h.3znysh7" w:colFirst="0" w:colLast="0"/>
      <w:bookmarkEnd w:id="528"/>
      <w:del w:id="529" w:author="Benjamin Rojas" w:date="2026-10-24T19:39:00Z" w16du:dateUtc="2026-10-24T18:39:00Z">
        <w:r w:rsidDel="00A977C0">
          <w:delText>Chapter 1.1.1.</w:delText>
        </w:r>
      </w:del>
    </w:p>
    <w:p w14:paraId="7770181D" w14:textId="126D74F6" w:rsidR="0051184F" w:rsidDel="00A977C0" w:rsidRDefault="0051184F" w:rsidP="00A977C0">
      <w:pPr>
        <w:rPr>
          <w:del w:id="530" w:author="Benjamin Rojas" w:date="2026-10-24T19:39:00Z" w16du:dateUtc="2026-10-24T18:39:00Z"/>
        </w:rPr>
        <w:pPrChange w:id="531" w:author="Benjamin Rojas" w:date="2026-10-24T19:39:00Z" w16du:dateUtc="2026-10-24T18:39:00Z">
          <w:pPr/>
        </w:pPrChange>
      </w:pPr>
    </w:p>
    <w:p w14:paraId="225A14DC" w14:textId="2C365C38" w:rsidR="0051184F" w:rsidDel="00A977C0" w:rsidRDefault="00E73B14" w:rsidP="00A977C0">
      <w:pPr>
        <w:rPr>
          <w:del w:id="532" w:author="Benjamin Rojas" w:date="2026-10-24T19:39:00Z" w16du:dateUtc="2026-10-24T18:39:00Z"/>
        </w:rPr>
        <w:pPrChange w:id="533" w:author="Benjamin Rojas" w:date="2026-10-24T19:39:00Z" w16du:dateUtc="2026-10-24T18:39:00Z">
          <w:pPr/>
        </w:pPrChange>
      </w:pPr>
      <w:del w:id="534" w:author="Benjamin Rojas" w:date="2026-10-24T19:39:00Z" w16du:dateUtc="2026-10-24T18:39:00Z">
        <w:r w:rsidDel="00A977C0">
          <w:rPr>
            <w:noProof/>
          </w:rPr>
          <w:drawing>
            <wp:inline distT="0" distB="0" distL="0" distR="0" wp14:anchorId="3D568519" wp14:editId="3B3CDB16">
              <wp:extent cx="3571875" cy="819150"/>
              <wp:effectExtent l="0" t="0" r="0" b="0"/>
              <wp:docPr id="1728545884" name="image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screenshot of a computer&#10;&#10;Description automatically generated"/>
                      <pic:cNvPicPr preferRelativeResize="0"/>
                    </pic:nvPicPr>
                    <pic:blipFill>
                      <a:blip r:embed="rId15"/>
                      <a:srcRect/>
                      <a:stretch>
                        <a:fillRect/>
                      </a:stretch>
                    </pic:blipFill>
                    <pic:spPr>
                      <a:xfrm>
                        <a:off x="0" y="0"/>
                        <a:ext cx="3571875" cy="819150"/>
                      </a:xfrm>
                      <a:prstGeom prst="rect">
                        <a:avLst/>
                      </a:prstGeom>
                      <a:ln/>
                    </pic:spPr>
                  </pic:pic>
                </a:graphicData>
              </a:graphic>
            </wp:inline>
          </w:drawing>
        </w:r>
      </w:del>
    </w:p>
    <w:p w14:paraId="74DF0D5E" w14:textId="3C7C883E" w:rsidR="0051184F" w:rsidDel="00A977C0" w:rsidRDefault="0051184F" w:rsidP="00A977C0">
      <w:pPr>
        <w:rPr>
          <w:del w:id="535" w:author="Benjamin Rojas" w:date="2026-10-24T19:39:00Z" w16du:dateUtc="2026-10-24T18:39:00Z"/>
          <w:color w:val="FF0000"/>
        </w:rPr>
        <w:pPrChange w:id="536" w:author="Benjamin Rojas" w:date="2026-10-24T19:39:00Z" w16du:dateUtc="2026-10-24T18:39:00Z">
          <w:pPr/>
        </w:pPrChange>
      </w:pPr>
    </w:p>
    <w:p w14:paraId="2C10B9FF" w14:textId="1ED27E4F" w:rsidR="0051184F" w:rsidDel="00A977C0" w:rsidRDefault="00E73B14" w:rsidP="00A977C0">
      <w:pPr>
        <w:rPr>
          <w:del w:id="537" w:author="Benjamin Rojas" w:date="2026-10-24T19:39:00Z" w16du:dateUtc="2026-10-24T18:39:00Z"/>
          <w:color w:val="FF0000"/>
        </w:rPr>
        <w:pPrChange w:id="538" w:author="Benjamin Rojas" w:date="2026-10-24T19:39:00Z" w16du:dateUtc="2026-10-24T18:39:00Z">
          <w:pPr/>
        </w:pPrChange>
      </w:pPr>
      <w:del w:id="539" w:author="Benjamin Rojas" w:date="2026-10-24T19:39:00Z" w16du:dateUtc="2026-10-24T18:39:00Z">
        <w:r w:rsidDel="00A977C0">
          <w:rPr>
            <w:color w:val="FF0000"/>
          </w:rPr>
          <w:delText>[NOTE: For the table of contents to function properly, you must use the correct headings for all your chapters and subchapters.</w:delText>
        </w:r>
      </w:del>
    </w:p>
    <w:p w14:paraId="18BC4661" w14:textId="67BDA1E6" w:rsidR="0051184F" w:rsidDel="00A977C0" w:rsidRDefault="00E73B14" w:rsidP="00A977C0">
      <w:pPr>
        <w:rPr>
          <w:del w:id="540" w:author="Benjamin Rojas" w:date="2026-10-24T19:39:00Z" w16du:dateUtc="2026-10-24T18:39:00Z"/>
          <w:color w:val="FF0000"/>
        </w:rPr>
        <w:pPrChange w:id="541" w:author="Benjamin Rojas" w:date="2026-10-24T19:39:00Z" w16du:dateUtc="2026-10-24T18:39:00Z">
          <w:pPr/>
        </w:pPrChange>
      </w:pPr>
      <w:del w:id="542" w:author="Benjamin Rojas" w:date="2026-10-24T19:39:00Z" w16du:dateUtc="2026-10-24T18:39:00Z">
        <w:r w:rsidDel="00A977C0">
          <w:rPr>
            <w:b/>
            <w:color w:val="FF0000"/>
          </w:rPr>
          <w:delText>Heading 1:</w:delText>
        </w:r>
        <w:r w:rsidDel="00A977C0">
          <w:rPr>
            <w:color w:val="FF0000"/>
          </w:rPr>
          <w:delText xml:space="preserve"> This is the main heading and should be employed for the primary title or chapter. For example: CHAPTER 1.</w:delText>
        </w:r>
      </w:del>
    </w:p>
    <w:p w14:paraId="09E4A972" w14:textId="66FDD1A4" w:rsidR="0051184F" w:rsidDel="00A977C0" w:rsidRDefault="00E73B14" w:rsidP="00A977C0">
      <w:pPr>
        <w:rPr>
          <w:del w:id="543" w:author="Benjamin Rojas" w:date="2026-10-24T19:39:00Z" w16du:dateUtc="2026-10-24T18:39:00Z"/>
          <w:color w:val="FF0000"/>
        </w:rPr>
        <w:pPrChange w:id="544" w:author="Benjamin Rojas" w:date="2026-10-24T19:39:00Z" w16du:dateUtc="2026-10-24T18:39:00Z">
          <w:pPr/>
        </w:pPrChange>
      </w:pPr>
      <w:del w:id="545" w:author="Benjamin Rojas" w:date="2026-10-24T19:39:00Z" w16du:dateUtc="2026-10-24T18:39:00Z">
        <w:r w:rsidDel="00A977C0">
          <w:rPr>
            <w:b/>
            <w:color w:val="FF0000"/>
          </w:rPr>
          <w:delText>Heading 2:</w:delText>
        </w:r>
        <w:r w:rsidDel="00A977C0">
          <w:rPr>
            <w:color w:val="FF0000"/>
          </w:rPr>
          <w:delText xml:space="preserve"> Use Heading 2 as a subheading. For instance: Chapter 1.1.</w:delText>
        </w:r>
      </w:del>
    </w:p>
    <w:p w14:paraId="2445225A" w14:textId="7166249F" w:rsidR="0051184F" w:rsidDel="00A977C0" w:rsidRDefault="00E73B14" w:rsidP="00A977C0">
      <w:pPr>
        <w:rPr>
          <w:del w:id="546" w:author="Benjamin Rojas" w:date="2026-10-24T19:39:00Z" w16du:dateUtc="2026-10-24T18:39:00Z"/>
          <w:color w:val="FF0000"/>
        </w:rPr>
        <w:pPrChange w:id="547" w:author="Benjamin Rojas" w:date="2026-10-24T19:39:00Z" w16du:dateUtc="2026-10-24T18:39:00Z">
          <w:pPr/>
        </w:pPrChange>
      </w:pPr>
      <w:del w:id="548" w:author="Benjamin Rojas" w:date="2026-10-24T19:39:00Z" w16du:dateUtc="2026-10-24T18:39:00Z">
        <w:r w:rsidDel="00A977C0">
          <w:rPr>
            <w:b/>
            <w:color w:val="FF0000"/>
          </w:rPr>
          <w:delText>Heading 3:</w:delText>
        </w:r>
        <w:r w:rsidDel="00A977C0">
          <w:rPr>
            <w:color w:val="FF0000"/>
          </w:rPr>
          <w:delText xml:space="preserve"> Heading 3 provides a more detailed breakdown, such as Chapter 1.1.1.</w:delText>
        </w:r>
      </w:del>
    </w:p>
    <w:p w14:paraId="0B43A96B" w14:textId="3AF5D423" w:rsidR="0051184F" w:rsidDel="00A977C0" w:rsidRDefault="00E73B14" w:rsidP="00A977C0">
      <w:pPr>
        <w:rPr>
          <w:del w:id="549" w:author="Benjamin Rojas" w:date="2026-10-24T19:39:00Z" w16du:dateUtc="2026-10-24T18:39:00Z"/>
          <w:color w:val="FF0000"/>
        </w:rPr>
        <w:pPrChange w:id="550" w:author="Benjamin Rojas" w:date="2026-10-24T19:39:00Z" w16du:dateUtc="2026-10-24T18:39:00Z">
          <w:pPr/>
        </w:pPrChange>
      </w:pPr>
      <w:del w:id="551" w:author="Benjamin Rojas" w:date="2026-10-24T19:39:00Z" w16du:dateUtc="2026-10-24T18:39:00Z">
        <w:r w:rsidDel="00A977C0">
          <w:rPr>
            <w:color w:val="FF0000"/>
          </w:rPr>
          <w:delText>By adhering to this hierarchical structure, you ensure an organized and effective document outline, enhancing readability and navigation. However, you are not forced to use all 3 headings, usually heading 1 and 2 are sufficient.</w:delText>
        </w:r>
      </w:del>
    </w:p>
    <w:p w14:paraId="3DC735BA" w14:textId="11EC665E" w:rsidR="0051184F" w:rsidDel="00A977C0" w:rsidRDefault="00E73B14" w:rsidP="00A977C0">
      <w:pPr>
        <w:rPr>
          <w:del w:id="552" w:author="Benjamin Rojas" w:date="2026-10-24T19:39:00Z" w16du:dateUtc="2026-10-24T18:39:00Z"/>
          <w:color w:val="FF0000"/>
        </w:rPr>
        <w:pPrChange w:id="553" w:author="Benjamin Rojas" w:date="2026-10-24T19:39:00Z" w16du:dateUtc="2026-10-24T18:39:00Z">
          <w:pPr/>
        </w:pPrChange>
      </w:pPr>
      <w:del w:id="554" w:author="Benjamin Rojas" w:date="2026-10-24T19:39:00Z" w16du:dateUtc="2026-10-24T18:39:00Z">
        <w:r w:rsidDel="00A977C0">
          <w:rPr>
            <w:color w:val="FF0000"/>
          </w:rPr>
          <w:delText>The remainder of your text should be written using a normal font.]</w:delText>
        </w:r>
      </w:del>
    </w:p>
    <w:p w14:paraId="1E6501D4" w14:textId="351FEA5B" w:rsidR="0051184F" w:rsidDel="00A977C0" w:rsidRDefault="0051184F" w:rsidP="00A977C0">
      <w:pPr>
        <w:rPr>
          <w:del w:id="555" w:author="Benjamin Rojas" w:date="2026-10-24T19:39:00Z" w16du:dateUtc="2026-10-24T18:39:00Z"/>
        </w:rPr>
        <w:pPrChange w:id="556" w:author="Benjamin Rojas" w:date="2026-10-24T19:39:00Z" w16du:dateUtc="2026-10-24T18:39:00Z">
          <w:pPr/>
        </w:pPrChange>
      </w:pPr>
    </w:p>
    <w:p w14:paraId="2403F304" w14:textId="246E8678" w:rsidR="0051184F" w:rsidDel="00A977C0" w:rsidRDefault="0051184F" w:rsidP="00A977C0">
      <w:pPr>
        <w:rPr>
          <w:del w:id="557" w:author="Benjamin Rojas" w:date="2026-10-24T19:39:00Z" w16du:dateUtc="2026-10-24T18:39:00Z"/>
        </w:rPr>
        <w:pPrChange w:id="558" w:author="Benjamin Rojas" w:date="2026-10-24T19:39:00Z" w16du:dateUtc="2026-10-24T18:39:00Z">
          <w:pPr/>
        </w:pPrChange>
      </w:pPr>
    </w:p>
    <w:p w14:paraId="468EA17E" w14:textId="3F29622A" w:rsidR="0051184F" w:rsidDel="00A977C0" w:rsidRDefault="0051184F" w:rsidP="00A977C0">
      <w:pPr>
        <w:rPr>
          <w:del w:id="559" w:author="Benjamin Rojas" w:date="2026-10-24T19:39:00Z" w16du:dateUtc="2026-10-24T18:39:00Z"/>
        </w:rPr>
        <w:pPrChange w:id="560" w:author="Benjamin Rojas" w:date="2026-10-24T19:39:00Z" w16du:dateUtc="2026-10-24T18:39:00Z">
          <w:pPr/>
        </w:pPrChange>
      </w:pPr>
    </w:p>
    <w:p w14:paraId="68D62BB9" w14:textId="31A7C46B" w:rsidR="0051184F" w:rsidDel="00A977C0" w:rsidRDefault="0051184F" w:rsidP="00A977C0">
      <w:pPr>
        <w:rPr>
          <w:del w:id="561" w:author="Benjamin Rojas" w:date="2026-10-24T19:39:00Z" w16du:dateUtc="2026-10-24T18:39:00Z"/>
        </w:rPr>
        <w:pPrChange w:id="562" w:author="Benjamin Rojas" w:date="2026-10-24T19:39:00Z" w16du:dateUtc="2026-10-24T18:39:00Z">
          <w:pPr/>
        </w:pPrChange>
      </w:pPr>
    </w:p>
    <w:p w14:paraId="7B5846F3" w14:textId="0C270A93" w:rsidR="0051184F" w:rsidDel="00A977C0" w:rsidRDefault="0051184F" w:rsidP="00A977C0">
      <w:pPr>
        <w:rPr>
          <w:del w:id="563" w:author="Benjamin Rojas" w:date="2026-10-24T19:39:00Z" w16du:dateUtc="2026-10-24T18:39:00Z"/>
        </w:rPr>
        <w:pPrChange w:id="564" w:author="Benjamin Rojas" w:date="2026-10-24T19:39:00Z" w16du:dateUtc="2026-10-24T18:39:00Z">
          <w:pPr/>
        </w:pPrChange>
      </w:pPr>
    </w:p>
    <w:p w14:paraId="04A6C3F4" w14:textId="50CD6ABD" w:rsidR="0051184F" w:rsidDel="00A977C0" w:rsidRDefault="0051184F" w:rsidP="00A977C0">
      <w:pPr>
        <w:rPr>
          <w:del w:id="565" w:author="Benjamin Rojas" w:date="2026-10-24T19:39:00Z" w16du:dateUtc="2026-10-24T18:39:00Z"/>
        </w:rPr>
        <w:pPrChange w:id="566" w:author="Benjamin Rojas" w:date="2026-10-24T19:39:00Z" w16du:dateUtc="2026-10-24T18:39:00Z">
          <w:pPr/>
        </w:pPrChange>
      </w:pPr>
    </w:p>
    <w:p w14:paraId="0CB81BDE" w14:textId="7384BD7B" w:rsidR="0051184F" w:rsidDel="00A977C0" w:rsidRDefault="0051184F" w:rsidP="00A977C0">
      <w:pPr>
        <w:rPr>
          <w:del w:id="567" w:author="Benjamin Rojas" w:date="2026-10-24T19:39:00Z" w16du:dateUtc="2026-10-24T18:39:00Z"/>
        </w:rPr>
        <w:pPrChange w:id="568" w:author="Benjamin Rojas" w:date="2026-10-24T19:39:00Z" w16du:dateUtc="2026-10-24T18:39:00Z">
          <w:pPr/>
        </w:pPrChange>
      </w:pPr>
    </w:p>
    <w:p w14:paraId="0E11DE48" w14:textId="46661C4E" w:rsidR="0051184F" w:rsidDel="00A977C0" w:rsidRDefault="0051184F" w:rsidP="00A977C0">
      <w:pPr>
        <w:rPr>
          <w:del w:id="569" w:author="Benjamin Rojas" w:date="2026-10-24T19:39:00Z" w16du:dateUtc="2026-10-24T18:39:00Z"/>
        </w:rPr>
        <w:pPrChange w:id="570" w:author="Benjamin Rojas" w:date="2026-10-24T19:39:00Z" w16du:dateUtc="2026-10-24T18:39:00Z">
          <w:pPr/>
        </w:pPrChange>
      </w:pPr>
    </w:p>
    <w:p w14:paraId="5E892055" w14:textId="5658C9A8" w:rsidR="0051184F" w:rsidDel="00A977C0" w:rsidRDefault="0051184F" w:rsidP="00A977C0">
      <w:pPr>
        <w:rPr>
          <w:del w:id="571" w:author="Benjamin Rojas" w:date="2026-10-24T19:39:00Z" w16du:dateUtc="2026-10-24T18:39:00Z"/>
        </w:rPr>
        <w:pPrChange w:id="572" w:author="Benjamin Rojas" w:date="2026-10-24T19:39:00Z" w16du:dateUtc="2026-10-24T18:39:00Z">
          <w:pPr/>
        </w:pPrChange>
      </w:pPr>
    </w:p>
    <w:p w14:paraId="4DAA5537" w14:textId="273D0C66" w:rsidR="0051184F" w:rsidDel="00A977C0" w:rsidRDefault="0051184F" w:rsidP="00A977C0">
      <w:pPr>
        <w:rPr>
          <w:del w:id="573" w:author="Benjamin Rojas" w:date="2026-10-24T19:39:00Z" w16du:dateUtc="2026-10-24T18:39:00Z"/>
        </w:rPr>
        <w:pPrChange w:id="574" w:author="Benjamin Rojas" w:date="2026-10-24T19:39:00Z" w16du:dateUtc="2026-10-24T18:39:00Z">
          <w:pPr/>
        </w:pPrChange>
      </w:pPr>
    </w:p>
    <w:p w14:paraId="1A93EDE2" w14:textId="6C115AC7" w:rsidR="0051184F" w:rsidDel="00A977C0" w:rsidRDefault="0051184F" w:rsidP="00A977C0">
      <w:pPr>
        <w:rPr>
          <w:del w:id="575" w:author="Benjamin Rojas" w:date="2026-10-24T19:39:00Z" w16du:dateUtc="2026-10-24T18:39:00Z"/>
        </w:rPr>
        <w:pPrChange w:id="576" w:author="Benjamin Rojas" w:date="2026-10-24T19:39:00Z" w16du:dateUtc="2026-10-24T18:39:00Z">
          <w:pPr/>
        </w:pPrChange>
      </w:pPr>
    </w:p>
    <w:p w14:paraId="3819B4D8" w14:textId="70D46732" w:rsidR="0051184F" w:rsidDel="00A977C0" w:rsidRDefault="0051184F" w:rsidP="00A977C0">
      <w:pPr>
        <w:rPr>
          <w:del w:id="577" w:author="Benjamin Rojas" w:date="2026-10-24T19:39:00Z" w16du:dateUtc="2026-10-24T18:39:00Z"/>
        </w:rPr>
        <w:pPrChange w:id="578" w:author="Benjamin Rojas" w:date="2026-10-24T19:39:00Z" w16du:dateUtc="2026-10-24T18:39:00Z">
          <w:pPr/>
        </w:pPrChange>
      </w:pPr>
    </w:p>
    <w:p w14:paraId="4D3B8FB8" w14:textId="3AB79C6A" w:rsidR="0051184F" w:rsidDel="00A977C0" w:rsidRDefault="00E73B14" w:rsidP="00A977C0">
      <w:pPr>
        <w:rPr>
          <w:del w:id="579" w:author="Benjamin Rojas" w:date="2026-10-24T19:39:00Z" w16du:dateUtc="2026-10-24T18:39:00Z"/>
        </w:rPr>
        <w:pPrChange w:id="580" w:author="Benjamin Rojas" w:date="2026-10-24T19:39:00Z" w16du:dateUtc="2026-10-24T18:39:00Z">
          <w:pPr>
            <w:pStyle w:val="Heading1"/>
          </w:pPr>
        </w:pPrChange>
      </w:pPr>
      <w:bookmarkStart w:id="581" w:name="_heading=h.2et92p0" w:colFirst="0" w:colLast="0"/>
      <w:bookmarkEnd w:id="581"/>
      <w:del w:id="582" w:author="Benjamin Rojas" w:date="2026-10-24T19:39:00Z" w16du:dateUtc="2026-10-24T18:39:00Z">
        <w:r w:rsidDel="00A977C0">
          <w:delText>References</w:delText>
        </w:r>
      </w:del>
    </w:p>
    <w:p w14:paraId="01056A1A" w14:textId="30F86AAC" w:rsidR="0051184F" w:rsidDel="00A977C0" w:rsidRDefault="0051184F" w:rsidP="00A977C0">
      <w:pPr>
        <w:rPr>
          <w:del w:id="583" w:author="Benjamin Rojas" w:date="2026-10-24T19:39:00Z" w16du:dateUtc="2026-10-24T18:39:00Z"/>
        </w:rPr>
        <w:pPrChange w:id="584" w:author="Benjamin Rojas" w:date="2026-10-24T19:39:00Z" w16du:dateUtc="2026-10-24T18:39:00Z">
          <w:pPr/>
        </w:pPrChange>
      </w:pPr>
    </w:p>
    <w:p w14:paraId="47C41C45" w14:textId="1FD6025E" w:rsidR="0051184F" w:rsidDel="00A977C0" w:rsidRDefault="00E73B14" w:rsidP="00A977C0">
      <w:pPr>
        <w:rPr>
          <w:del w:id="585" w:author="Benjamin Rojas" w:date="2026-10-24T19:39:00Z" w16du:dateUtc="2026-10-24T18:39:00Z"/>
          <w:color w:val="FF0000"/>
        </w:rPr>
        <w:pPrChange w:id="586" w:author="Benjamin Rojas" w:date="2026-10-24T19:39:00Z" w16du:dateUtc="2026-10-24T18:39:00Z">
          <w:pPr/>
        </w:pPrChange>
      </w:pPr>
      <w:del w:id="587" w:author="Benjamin Rojas" w:date="2026-10-24T19:39:00Z" w16du:dateUtc="2026-10-24T18:39:00Z">
        <w:r w:rsidDel="00A977C0">
          <w:rPr>
            <w:color w:val="FF0000"/>
          </w:rPr>
          <w:delText>Please list all the references you have used in your assignment alphabetically and in the Harvard style. You can find information on how to correctly reference in Harvard at this link: https://library.cct.ie/referencing/harvard</w:delText>
        </w:r>
      </w:del>
    </w:p>
    <w:p w14:paraId="497D5F14" w14:textId="7025839F" w:rsidR="0051184F" w:rsidDel="00A977C0" w:rsidRDefault="0051184F" w:rsidP="00A977C0">
      <w:pPr>
        <w:rPr>
          <w:del w:id="588" w:author="Benjamin Rojas" w:date="2026-10-24T19:39:00Z" w16du:dateUtc="2026-10-24T18:39:00Z"/>
        </w:rPr>
        <w:pPrChange w:id="589" w:author="Benjamin Rojas" w:date="2026-10-24T19:39:00Z" w16du:dateUtc="2026-10-24T18:39:00Z">
          <w:pPr/>
        </w:pPrChange>
      </w:pPr>
    </w:p>
    <w:p w14:paraId="69B569AA" w14:textId="6A3762CB" w:rsidR="0051184F" w:rsidDel="00A977C0" w:rsidRDefault="0051184F" w:rsidP="00A977C0">
      <w:pPr>
        <w:rPr>
          <w:del w:id="590" w:author="Benjamin Rojas" w:date="2026-10-24T19:39:00Z" w16du:dateUtc="2026-10-24T18:39:00Z"/>
        </w:rPr>
        <w:pPrChange w:id="591" w:author="Benjamin Rojas" w:date="2026-10-24T19:39:00Z" w16du:dateUtc="2026-10-24T18:39:00Z">
          <w:pPr/>
        </w:pPrChange>
      </w:pPr>
    </w:p>
    <w:p w14:paraId="6FA39212" w14:textId="69D605A5" w:rsidR="0051184F" w:rsidDel="00A977C0" w:rsidRDefault="0051184F" w:rsidP="00A977C0">
      <w:pPr>
        <w:rPr>
          <w:del w:id="592" w:author="Benjamin Rojas" w:date="2026-10-24T19:39:00Z" w16du:dateUtc="2026-10-24T18:39:00Z"/>
        </w:rPr>
        <w:pPrChange w:id="593" w:author="Benjamin Rojas" w:date="2026-10-24T19:39:00Z" w16du:dateUtc="2026-10-24T18:39:00Z">
          <w:pPr/>
        </w:pPrChange>
      </w:pPr>
    </w:p>
    <w:p w14:paraId="7127AB48" w14:textId="52A38D77" w:rsidR="0051184F" w:rsidDel="00A977C0" w:rsidRDefault="0051184F" w:rsidP="00A977C0">
      <w:pPr>
        <w:rPr>
          <w:del w:id="594" w:author="Benjamin Rojas" w:date="2026-10-24T19:39:00Z" w16du:dateUtc="2026-10-24T18:39:00Z"/>
        </w:rPr>
        <w:pPrChange w:id="595" w:author="Benjamin Rojas" w:date="2026-10-24T19:39:00Z" w16du:dateUtc="2026-10-24T18:39:00Z">
          <w:pPr/>
        </w:pPrChange>
      </w:pPr>
    </w:p>
    <w:p w14:paraId="19E2D4FB" w14:textId="6776F81A" w:rsidR="0051184F" w:rsidDel="00A977C0" w:rsidRDefault="0051184F" w:rsidP="00A977C0">
      <w:pPr>
        <w:rPr>
          <w:del w:id="596" w:author="Benjamin Rojas" w:date="2026-10-24T19:39:00Z" w16du:dateUtc="2026-10-24T18:39:00Z"/>
        </w:rPr>
        <w:pPrChange w:id="597" w:author="Benjamin Rojas" w:date="2026-10-24T19:39:00Z" w16du:dateUtc="2026-10-24T18:39:00Z">
          <w:pPr/>
        </w:pPrChange>
      </w:pPr>
    </w:p>
    <w:p w14:paraId="2E116359" w14:textId="5A18F089" w:rsidR="0051184F" w:rsidDel="00A977C0" w:rsidRDefault="0051184F" w:rsidP="00A977C0">
      <w:pPr>
        <w:rPr>
          <w:del w:id="598" w:author="Benjamin Rojas" w:date="2026-10-24T19:39:00Z" w16du:dateUtc="2026-10-24T18:39:00Z"/>
        </w:rPr>
        <w:pPrChange w:id="599" w:author="Benjamin Rojas" w:date="2026-10-24T19:39:00Z" w16du:dateUtc="2026-10-24T18:39:00Z">
          <w:pPr/>
        </w:pPrChange>
      </w:pPr>
    </w:p>
    <w:p w14:paraId="6C1D0FB7" w14:textId="09D0919D" w:rsidR="0051184F" w:rsidDel="00A977C0" w:rsidRDefault="0051184F" w:rsidP="00A977C0">
      <w:pPr>
        <w:rPr>
          <w:del w:id="600" w:author="Benjamin Rojas" w:date="2026-10-24T19:39:00Z" w16du:dateUtc="2026-10-24T18:39:00Z"/>
        </w:rPr>
        <w:pPrChange w:id="601" w:author="Benjamin Rojas" w:date="2026-10-24T19:39:00Z" w16du:dateUtc="2026-10-24T18:39:00Z">
          <w:pPr/>
        </w:pPrChange>
      </w:pPr>
    </w:p>
    <w:p w14:paraId="31F0DD23" w14:textId="216EDF59" w:rsidR="0051184F" w:rsidDel="00A977C0" w:rsidRDefault="0051184F" w:rsidP="00A977C0">
      <w:pPr>
        <w:rPr>
          <w:del w:id="602" w:author="Benjamin Rojas" w:date="2026-10-24T19:39:00Z" w16du:dateUtc="2026-10-24T18:39:00Z"/>
        </w:rPr>
        <w:pPrChange w:id="603" w:author="Benjamin Rojas" w:date="2026-10-24T19:39:00Z" w16du:dateUtc="2026-10-24T18:39:00Z">
          <w:pPr/>
        </w:pPrChange>
      </w:pPr>
    </w:p>
    <w:p w14:paraId="006052B9" w14:textId="357B0C5C" w:rsidR="0051184F" w:rsidDel="00A977C0" w:rsidRDefault="0051184F" w:rsidP="00A977C0">
      <w:pPr>
        <w:rPr>
          <w:del w:id="604" w:author="Benjamin Rojas" w:date="2026-10-24T19:39:00Z" w16du:dateUtc="2026-10-24T18:39:00Z"/>
        </w:rPr>
        <w:pPrChange w:id="605" w:author="Benjamin Rojas" w:date="2026-10-24T19:39:00Z" w16du:dateUtc="2026-10-24T18:39:00Z">
          <w:pPr/>
        </w:pPrChange>
      </w:pPr>
    </w:p>
    <w:p w14:paraId="0A522FDE" w14:textId="4C95F3A6" w:rsidR="0051184F" w:rsidDel="00A977C0" w:rsidRDefault="0051184F" w:rsidP="00A977C0">
      <w:pPr>
        <w:rPr>
          <w:del w:id="606" w:author="Benjamin Rojas" w:date="2026-10-24T19:39:00Z" w16du:dateUtc="2026-10-24T18:39:00Z"/>
        </w:rPr>
        <w:pPrChange w:id="607" w:author="Benjamin Rojas" w:date="2026-10-24T19:39:00Z" w16du:dateUtc="2026-10-24T18:39:00Z">
          <w:pPr/>
        </w:pPrChange>
      </w:pPr>
    </w:p>
    <w:p w14:paraId="0E031505" w14:textId="2FB0F30F" w:rsidR="0051184F" w:rsidDel="00A977C0" w:rsidRDefault="0051184F" w:rsidP="00A977C0">
      <w:pPr>
        <w:rPr>
          <w:del w:id="608" w:author="Benjamin Rojas" w:date="2026-10-24T19:39:00Z" w16du:dateUtc="2026-10-24T18:39:00Z"/>
        </w:rPr>
        <w:pPrChange w:id="609" w:author="Benjamin Rojas" w:date="2026-10-24T19:39:00Z" w16du:dateUtc="2026-10-24T18:39:00Z">
          <w:pPr/>
        </w:pPrChange>
      </w:pPr>
    </w:p>
    <w:p w14:paraId="274A199B" w14:textId="3269526D" w:rsidR="0051184F" w:rsidDel="00A977C0" w:rsidRDefault="0051184F" w:rsidP="00A977C0">
      <w:pPr>
        <w:rPr>
          <w:del w:id="610" w:author="Benjamin Rojas" w:date="2026-10-24T19:39:00Z" w16du:dateUtc="2026-10-24T18:39:00Z"/>
        </w:rPr>
        <w:pPrChange w:id="611" w:author="Benjamin Rojas" w:date="2026-10-24T19:39:00Z" w16du:dateUtc="2026-10-24T18:39:00Z">
          <w:pPr/>
        </w:pPrChange>
      </w:pPr>
    </w:p>
    <w:p w14:paraId="60C50DC2" w14:textId="0D8C007C" w:rsidR="0051184F" w:rsidDel="00A977C0" w:rsidRDefault="0051184F" w:rsidP="00A977C0">
      <w:pPr>
        <w:rPr>
          <w:del w:id="612" w:author="Benjamin Rojas" w:date="2026-10-24T19:39:00Z" w16du:dateUtc="2026-10-24T18:39:00Z"/>
        </w:rPr>
        <w:pPrChange w:id="613" w:author="Benjamin Rojas" w:date="2026-10-24T19:39:00Z" w16du:dateUtc="2026-10-24T18:39:00Z">
          <w:pPr/>
        </w:pPrChange>
      </w:pPr>
    </w:p>
    <w:p w14:paraId="02ADC7C0" w14:textId="4EFB4334" w:rsidR="0051184F" w:rsidDel="00A977C0" w:rsidRDefault="0051184F" w:rsidP="00A977C0">
      <w:pPr>
        <w:rPr>
          <w:del w:id="614" w:author="Benjamin Rojas" w:date="2026-10-24T19:39:00Z" w16du:dateUtc="2026-10-24T18:39:00Z"/>
        </w:rPr>
        <w:pPrChange w:id="615" w:author="Benjamin Rojas" w:date="2026-10-24T19:39:00Z" w16du:dateUtc="2026-10-24T18:39:00Z">
          <w:pPr/>
        </w:pPrChange>
      </w:pPr>
    </w:p>
    <w:p w14:paraId="5FD4BAB5" w14:textId="184DF789" w:rsidR="0051184F" w:rsidDel="00A977C0" w:rsidRDefault="0051184F" w:rsidP="00A977C0">
      <w:pPr>
        <w:rPr>
          <w:del w:id="616" w:author="Benjamin Rojas" w:date="2026-10-24T19:39:00Z" w16du:dateUtc="2026-10-24T18:39:00Z"/>
        </w:rPr>
        <w:pPrChange w:id="617" w:author="Benjamin Rojas" w:date="2026-10-24T19:39:00Z" w16du:dateUtc="2026-10-24T18:39:00Z">
          <w:pPr/>
        </w:pPrChange>
      </w:pPr>
    </w:p>
    <w:p w14:paraId="7F0BA72A" w14:textId="021E0DDA" w:rsidR="0051184F" w:rsidDel="00A977C0" w:rsidRDefault="0051184F" w:rsidP="00A977C0">
      <w:pPr>
        <w:rPr>
          <w:del w:id="618" w:author="Benjamin Rojas" w:date="2026-10-24T19:39:00Z" w16du:dateUtc="2026-10-24T18:39:00Z"/>
        </w:rPr>
        <w:pPrChange w:id="619" w:author="Benjamin Rojas" w:date="2026-10-24T19:39:00Z" w16du:dateUtc="2026-10-24T18:39:00Z">
          <w:pPr/>
        </w:pPrChange>
      </w:pPr>
    </w:p>
    <w:p w14:paraId="7D18FF4C" w14:textId="560617D2" w:rsidR="0051184F" w:rsidDel="00A977C0" w:rsidRDefault="0051184F" w:rsidP="00A977C0">
      <w:pPr>
        <w:rPr>
          <w:del w:id="620" w:author="Benjamin Rojas" w:date="2026-10-24T19:39:00Z" w16du:dateUtc="2026-10-24T18:39:00Z"/>
        </w:rPr>
        <w:pPrChange w:id="621" w:author="Benjamin Rojas" w:date="2026-10-24T19:39:00Z" w16du:dateUtc="2026-10-24T18:39:00Z">
          <w:pPr/>
        </w:pPrChange>
      </w:pPr>
    </w:p>
    <w:p w14:paraId="43070F5B" w14:textId="42CCB2E6" w:rsidR="0051184F" w:rsidDel="00A977C0" w:rsidRDefault="0051184F" w:rsidP="00A977C0">
      <w:pPr>
        <w:rPr>
          <w:del w:id="622" w:author="Benjamin Rojas" w:date="2026-10-24T19:39:00Z" w16du:dateUtc="2026-10-24T18:39:00Z"/>
          <w:color w:val="000000"/>
        </w:rPr>
        <w:pPrChange w:id="623" w:author="Benjamin Rojas" w:date="2026-10-24T19:39:00Z" w16du:dateUtc="2026-10-24T18:39:00Z">
          <w:pPr>
            <w:pBdr>
              <w:top w:val="nil"/>
              <w:left w:val="nil"/>
              <w:bottom w:val="nil"/>
              <w:right w:val="nil"/>
              <w:between w:val="nil"/>
            </w:pBdr>
            <w:spacing w:after="0" w:line="240" w:lineRule="auto"/>
          </w:pPr>
        </w:pPrChange>
      </w:pPr>
    </w:p>
    <w:p w14:paraId="00E4DC92" w14:textId="41F809B5" w:rsidR="0051184F" w:rsidDel="00A977C0" w:rsidRDefault="0051184F" w:rsidP="00A977C0">
      <w:pPr>
        <w:rPr>
          <w:del w:id="624" w:author="Benjamin Rojas" w:date="2026-10-24T19:39:00Z" w16du:dateUtc="2026-10-24T18:39:00Z"/>
        </w:rPr>
        <w:pPrChange w:id="625" w:author="Benjamin Rojas" w:date="2026-10-24T19:39:00Z" w16du:dateUtc="2026-10-24T18:39:00Z">
          <w:pPr/>
        </w:pPrChange>
      </w:pPr>
    </w:p>
    <w:p w14:paraId="66EE7D97" w14:textId="63992AA9" w:rsidR="0051184F" w:rsidDel="00A977C0" w:rsidRDefault="0051184F" w:rsidP="00A977C0">
      <w:pPr>
        <w:rPr>
          <w:del w:id="626" w:author="Benjamin Rojas" w:date="2026-10-24T19:39:00Z" w16du:dateUtc="2026-10-24T18:39:00Z"/>
        </w:rPr>
        <w:pPrChange w:id="627" w:author="Benjamin Rojas" w:date="2026-10-24T19:39:00Z" w16du:dateUtc="2026-10-24T18:39:00Z">
          <w:pPr/>
        </w:pPrChange>
      </w:pPr>
    </w:p>
    <w:p w14:paraId="6654FEAB" w14:textId="0606814C" w:rsidR="0051184F" w:rsidDel="00A977C0" w:rsidRDefault="0051184F" w:rsidP="00A977C0">
      <w:pPr>
        <w:rPr>
          <w:del w:id="628" w:author="Benjamin Rojas" w:date="2026-10-24T19:39:00Z" w16du:dateUtc="2026-10-24T18:39:00Z"/>
        </w:rPr>
        <w:pPrChange w:id="629" w:author="Benjamin Rojas" w:date="2026-10-24T19:39:00Z" w16du:dateUtc="2026-10-24T18:39:00Z">
          <w:pPr/>
        </w:pPrChange>
      </w:pPr>
    </w:p>
    <w:p w14:paraId="65BAD23E" w14:textId="429AE34D" w:rsidR="0051184F" w:rsidDel="00A977C0" w:rsidRDefault="0051184F" w:rsidP="00A977C0">
      <w:pPr>
        <w:rPr>
          <w:del w:id="630" w:author="Benjamin Rojas" w:date="2026-10-24T19:39:00Z" w16du:dateUtc="2026-10-24T18:39:00Z"/>
        </w:rPr>
        <w:pPrChange w:id="631" w:author="Benjamin Rojas" w:date="2026-10-24T19:39:00Z" w16du:dateUtc="2026-10-24T18:39:00Z">
          <w:pPr/>
        </w:pPrChange>
      </w:pPr>
    </w:p>
    <w:p w14:paraId="4B20727C" w14:textId="4B0EDEA2" w:rsidR="0051184F" w:rsidDel="00A977C0" w:rsidRDefault="0051184F" w:rsidP="00A977C0">
      <w:pPr>
        <w:rPr>
          <w:del w:id="632" w:author="Benjamin Rojas" w:date="2026-10-24T19:39:00Z" w16du:dateUtc="2026-10-24T18:39:00Z"/>
        </w:rPr>
        <w:pPrChange w:id="633" w:author="Benjamin Rojas" w:date="2026-10-24T19:39:00Z" w16du:dateUtc="2026-10-24T18:39:00Z">
          <w:pPr/>
        </w:pPrChange>
      </w:pPr>
    </w:p>
    <w:p w14:paraId="36D4D058" w14:textId="147FC8A4" w:rsidR="0051184F" w:rsidDel="00A977C0" w:rsidRDefault="0051184F" w:rsidP="00A977C0">
      <w:pPr>
        <w:rPr>
          <w:del w:id="634" w:author="Benjamin Rojas" w:date="2026-10-24T19:39:00Z" w16du:dateUtc="2026-10-24T18:39:00Z"/>
        </w:rPr>
        <w:pPrChange w:id="635" w:author="Benjamin Rojas" w:date="2026-10-24T19:39:00Z" w16du:dateUtc="2026-10-24T18:39:00Z">
          <w:pPr/>
        </w:pPrChange>
      </w:pPr>
    </w:p>
    <w:p w14:paraId="1D499CE2" w14:textId="0541029D" w:rsidR="0051184F" w:rsidDel="00A977C0" w:rsidRDefault="0051184F" w:rsidP="00A977C0">
      <w:pPr>
        <w:rPr>
          <w:del w:id="636" w:author="Benjamin Rojas" w:date="2026-10-24T19:39:00Z" w16du:dateUtc="2026-10-24T18:39:00Z"/>
        </w:rPr>
        <w:pPrChange w:id="637" w:author="Benjamin Rojas" w:date="2026-10-24T19:39:00Z" w16du:dateUtc="2026-10-24T18:39:00Z">
          <w:pPr/>
        </w:pPrChange>
      </w:pPr>
    </w:p>
    <w:p w14:paraId="2C144692" w14:textId="2A0DFC01" w:rsidR="0051184F" w:rsidDel="00A977C0" w:rsidRDefault="0051184F" w:rsidP="00A977C0">
      <w:pPr>
        <w:rPr>
          <w:del w:id="638" w:author="Benjamin Rojas" w:date="2026-10-24T19:39:00Z" w16du:dateUtc="2026-10-24T18:39:00Z"/>
        </w:rPr>
        <w:pPrChange w:id="639" w:author="Benjamin Rojas" w:date="2026-10-24T19:39:00Z" w16du:dateUtc="2026-10-24T18:39:00Z">
          <w:pPr/>
        </w:pPrChange>
      </w:pPr>
    </w:p>
    <w:p w14:paraId="20E418EC" w14:textId="75898A53" w:rsidR="0051184F" w:rsidDel="00A977C0" w:rsidRDefault="0051184F" w:rsidP="00A977C0">
      <w:pPr>
        <w:rPr>
          <w:del w:id="640" w:author="Benjamin Rojas" w:date="2026-10-24T19:39:00Z" w16du:dateUtc="2026-10-24T18:39:00Z"/>
        </w:rPr>
        <w:pPrChange w:id="641" w:author="Benjamin Rojas" w:date="2026-10-24T19:39:00Z" w16du:dateUtc="2026-10-24T18:39:00Z">
          <w:pPr/>
        </w:pPrChange>
      </w:pPr>
    </w:p>
    <w:p w14:paraId="699CCCF4" w14:textId="388C9BCC" w:rsidR="0051184F" w:rsidDel="00A977C0" w:rsidRDefault="0051184F" w:rsidP="00A977C0">
      <w:pPr>
        <w:rPr>
          <w:del w:id="642" w:author="Benjamin Rojas" w:date="2026-10-24T19:39:00Z" w16du:dateUtc="2026-10-24T18:39:00Z"/>
        </w:rPr>
        <w:pPrChange w:id="643" w:author="Benjamin Rojas" w:date="2026-10-24T19:39:00Z" w16du:dateUtc="2026-10-24T18:39:00Z">
          <w:pPr/>
        </w:pPrChange>
      </w:pPr>
    </w:p>
    <w:p w14:paraId="3F6FA7D3" w14:textId="43D0A36B" w:rsidR="0051184F" w:rsidDel="00A977C0" w:rsidRDefault="00E73B14" w:rsidP="00A977C0">
      <w:pPr>
        <w:rPr>
          <w:del w:id="644" w:author="Benjamin Rojas" w:date="2026-10-24T19:39:00Z" w16du:dateUtc="2026-10-24T18:39:00Z"/>
        </w:rPr>
        <w:pPrChange w:id="645" w:author="Benjamin Rojas" w:date="2026-10-24T19:39:00Z" w16du:dateUtc="2026-10-24T18:39:00Z">
          <w:pPr>
            <w:pStyle w:val="Heading1"/>
          </w:pPr>
        </w:pPrChange>
      </w:pPr>
      <w:bookmarkStart w:id="646" w:name="_heading=h.kfkjs3rwl2c1" w:colFirst="0" w:colLast="0"/>
      <w:bookmarkEnd w:id="646"/>
      <w:del w:id="647" w:author="Benjamin Rojas" w:date="2026-10-24T19:39:00Z" w16du:dateUtc="2026-10-24T18:39:00Z">
        <w:r w:rsidDel="00A977C0">
          <w:delText>Appendix</w:delText>
        </w:r>
      </w:del>
    </w:p>
    <w:p w14:paraId="398614CE" w14:textId="361A12D1" w:rsidR="0051184F" w:rsidDel="00A977C0" w:rsidRDefault="0051184F" w:rsidP="00A977C0">
      <w:pPr>
        <w:rPr>
          <w:del w:id="648" w:author="Benjamin Rojas" w:date="2026-10-24T19:39:00Z" w16du:dateUtc="2026-10-24T18:39:00Z"/>
        </w:rPr>
        <w:pPrChange w:id="649" w:author="Benjamin Rojas" w:date="2026-10-24T19:39:00Z" w16du:dateUtc="2026-10-24T18:39:00Z">
          <w:pPr/>
        </w:pPrChange>
      </w:pPr>
    </w:p>
    <w:p w14:paraId="67D903CB" w14:textId="2150B8B0" w:rsidR="0051184F" w:rsidDel="00A977C0" w:rsidRDefault="0051184F" w:rsidP="00A977C0">
      <w:pPr>
        <w:rPr>
          <w:del w:id="650" w:author="Benjamin Rojas" w:date="2026-10-24T19:39:00Z" w16du:dateUtc="2026-10-24T18:39:00Z"/>
          <w:color w:val="FF0000"/>
        </w:rPr>
        <w:pPrChange w:id="651" w:author="Benjamin Rojas" w:date="2026-10-24T19:39:00Z" w16du:dateUtc="2026-10-24T18:39:00Z">
          <w:pPr/>
        </w:pPrChange>
      </w:pPr>
    </w:p>
    <w:p w14:paraId="0B735E3D" w14:textId="525B1980" w:rsidR="0051184F" w:rsidDel="00A977C0" w:rsidRDefault="00E73B14" w:rsidP="00A977C0">
      <w:pPr>
        <w:rPr>
          <w:del w:id="652" w:author="Benjamin Rojas" w:date="2026-10-24T19:39:00Z" w16du:dateUtc="2026-10-24T18:39:00Z"/>
          <w:color w:val="FF0000"/>
        </w:rPr>
        <w:pPrChange w:id="653" w:author="Benjamin Rojas" w:date="2026-10-24T19:39:00Z" w16du:dateUtc="2026-10-24T18:39:00Z">
          <w:pPr/>
        </w:pPrChange>
      </w:pPr>
      <w:del w:id="654" w:author="Benjamin Rojas" w:date="2026-10-24T19:39:00Z" w16du:dateUtc="2026-10-24T18:39:00Z">
        <w:r w:rsidDel="00A977C0">
          <w:rPr>
            <w:color w:val="FF0000"/>
          </w:rPr>
          <w:delText xml:space="preserve">If you have used AI tools in your work, you must include screenshots of your requests in the appendix. </w:delText>
        </w:r>
      </w:del>
    </w:p>
    <w:p w14:paraId="63F2F551" w14:textId="495B5F1B" w:rsidR="0051184F" w:rsidDel="00A977C0" w:rsidRDefault="00E73B14" w:rsidP="00A977C0">
      <w:pPr>
        <w:rPr>
          <w:del w:id="655" w:author="Benjamin Rojas" w:date="2026-10-24T19:39:00Z" w16du:dateUtc="2026-10-24T18:39:00Z"/>
          <w:color w:val="FF0000"/>
        </w:rPr>
        <w:pPrChange w:id="656" w:author="Benjamin Rojas" w:date="2026-10-24T19:39:00Z" w16du:dateUtc="2026-10-24T18:39:00Z">
          <w:pPr/>
        </w:pPrChange>
      </w:pPr>
      <w:del w:id="657" w:author="Benjamin Rojas" w:date="2026-10-24T19:39:00Z" w16du:dateUtc="2026-10-24T18:39:00Z">
        <w:r w:rsidDel="00A977C0">
          <w:rPr>
            <w:color w:val="FF0000"/>
          </w:rPr>
          <w:delText>The appendix serves as a repository for additional or supplementary information that is deemed too extensive or detailed for integration into the main body of the text. This supplementary content can encompass data tables, charts, graphs, questionnaires, or any other supporting materials that contribute to a comprehensive understanding of the research.</w:delText>
        </w:r>
      </w:del>
    </w:p>
    <w:p w14:paraId="7ABA163D" w14:textId="5F614E69" w:rsidR="0051184F" w:rsidDel="00A977C0" w:rsidRDefault="00E73B14" w:rsidP="00A977C0">
      <w:pPr>
        <w:rPr>
          <w:del w:id="658" w:author="Benjamin Rojas" w:date="2026-10-24T19:39:00Z" w16du:dateUtc="2026-10-24T18:39:00Z"/>
          <w:color w:val="FF0000"/>
        </w:rPr>
        <w:pPrChange w:id="659" w:author="Benjamin Rojas" w:date="2026-10-24T19:39:00Z" w16du:dateUtc="2026-10-24T18:39:00Z">
          <w:pPr/>
        </w:pPrChange>
      </w:pPr>
      <w:del w:id="660" w:author="Benjamin Rojas" w:date="2026-10-24T19:39:00Z" w16du:dateUtc="2026-10-24T18:39:00Z">
        <w:r w:rsidDel="00A977C0">
          <w:rPr>
            <w:color w:val="FF0000"/>
          </w:rPr>
          <w:delText>If you haven't used AI tools and there's no need for supplementary data, you can remove the appendix section entirely.</w:delText>
        </w:r>
      </w:del>
    </w:p>
    <w:p w14:paraId="4FF41EFD" w14:textId="3309EA7C" w:rsidR="0051184F" w:rsidDel="00A977C0" w:rsidRDefault="0051184F" w:rsidP="00A977C0">
      <w:pPr>
        <w:rPr>
          <w:del w:id="661" w:author="Benjamin Rojas" w:date="2026-10-24T19:39:00Z" w16du:dateUtc="2026-10-24T18:39:00Z"/>
          <w:color w:val="FF0000"/>
        </w:rPr>
        <w:pPrChange w:id="662" w:author="Benjamin Rojas" w:date="2026-10-24T19:39:00Z" w16du:dateUtc="2026-10-24T18:39:00Z">
          <w:pPr/>
        </w:pPrChange>
      </w:pPr>
    </w:p>
    <w:p w14:paraId="6355C16D" w14:textId="77777777" w:rsidR="0051184F" w:rsidRDefault="0051184F" w:rsidP="00A977C0"/>
    <w:sectPr w:rsidR="0051184F" w:rsidSect="00A977C0">
      <w:footerReference w:type="default" r:id="rId16"/>
      <w:pgSz w:w="11906" w:h="16838"/>
      <w:pgMar w:top="1440" w:right="1440" w:bottom="1440" w:left="1440" w:header="708" w:footer="708" w:gutter="0"/>
      <w:pgNumType w:start="0"/>
      <w:cols w:space="720"/>
      <w:sectPrChange w:id="663" w:author="Benjamin Rojas" w:date="2026-10-24T19:39:00Z" w16du:dateUtc="2026-10-24T18:39:00Z">
        <w:sectPr w:rsidR="0051184F" w:rsidSect="00A977C0">
          <w:pgMar w:top="1440" w:right="1440" w:bottom="1440" w:left="1440" w:header="708" w:footer="708" w:gutter="0"/>
          <w:pgNumType w:start="1"/>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9ADFA" w14:textId="77777777" w:rsidR="00041EC0" w:rsidRDefault="00041EC0">
      <w:pPr>
        <w:spacing w:after="0" w:line="240" w:lineRule="auto"/>
      </w:pPr>
      <w:r>
        <w:separator/>
      </w:r>
    </w:p>
  </w:endnote>
  <w:endnote w:type="continuationSeparator" w:id="0">
    <w:p w14:paraId="01CAB0D0" w14:textId="77777777" w:rsidR="00041EC0" w:rsidRDefault="00041E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D97F70E-281A-41B8-AE47-EC8A9E0A9E5B}"/>
    <w:embedBold r:id="rId2" w:fontKey="{B6AAACB1-83BA-4689-9BDD-93D9B5B4CD4B}"/>
    <w:embedItalic r:id="rId3" w:fontKey="{4564152B-5CB0-4840-8C98-5B3EA63685CE}"/>
  </w:font>
  <w:font w:name="Aptos Display">
    <w:charset w:val="00"/>
    <w:family w:val="swiss"/>
    <w:pitch w:val="variable"/>
    <w:sig w:usb0="20000287" w:usb1="00000003" w:usb2="00000000" w:usb3="00000000" w:csb0="0000019F" w:csb1="00000000"/>
    <w:embedRegular r:id="rId4" w:fontKey="{CE52D46D-82D3-40BC-AB57-FA3CC3EDC4E2}"/>
  </w:font>
  <w:font w:name="Quattrocento Sans">
    <w:charset w:val="00"/>
    <w:family w:val="swiss"/>
    <w:pitch w:val="variable"/>
    <w:sig w:usb0="800000BF" w:usb1="4000005B" w:usb2="00000000" w:usb3="00000000" w:csb0="00000001" w:csb1="00000000"/>
    <w:embedRegular r:id="rId5" w:fontKey="{9B875E59-0BA0-46C3-ADDC-4D0B09B9CC85}"/>
    <w:embedBold r:id="rId6" w:fontKey="{91B87BF2-04D7-46F6-BA0A-3F2F49D6AC09}"/>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7" w:fontKey="{877E9BD0-2D8B-45BE-B2C6-413347ABC7D6}"/>
    <w:embedBold r:id="rId8" w:fontKey="{8964B1C8-DD3D-472F-A09A-839FB7D5FAC2}"/>
  </w:font>
  <w:font w:name="Play">
    <w:altName w:val="Calibri"/>
    <w:charset w:val="00"/>
    <w:family w:val="auto"/>
    <w:pitch w:val="default"/>
    <w:embedRegular r:id="rId9" w:fontKey="{F123487A-F538-4F4D-815B-639B9F75A23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3696B" w14:textId="77777777" w:rsidR="0051184F" w:rsidRDefault="0051184F">
    <w:pPr>
      <w:pBdr>
        <w:top w:val="nil"/>
        <w:left w:val="nil"/>
        <w:bottom w:val="nil"/>
        <w:right w:val="nil"/>
        <w:between w:val="nil"/>
      </w:pBdr>
      <w:tabs>
        <w:tab w:val="center" w:pos="4513"/>
        <w:tab w:val="right" w:pos="9026"/>
      </w:tabs>
      <w:spacing w:after="0" w:line="240" w:lineRule="auto"/>
      <w:jc w:val="center"/>
      <w:rPr>
        <w:color w:val="000000"/>
      </w:rPr>
    </w:pPr>
  </w:p>
  <w:p w14:paraId="20C001A5" w14:textId="77777777" w:rsidR="0051184F" w:rsidRDefault="0051184F">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E77A1" w14:textId="77777777" w:rsidR="0051184F" w:rsidRDefault="00E73B14">
    <w:pPr>
      <w:pBdr>
        <w:top w:val="nil"/>
        <w:left w:val="nil"/>
        <w:bottom w:val="nil"/>
        <w:right w:val="nil"/>
        <w:between w:val="nil"/>
      </w:pBdr>
      <w:tabs>
        <w:tab w:val="center" w:pos="4513"/>
        <w:tab w:val="right" w:pos="9026"/>
      </w:tabs>
      <w:spacing w:after="0" w:line="240" w:lineRule="auto"/>
      <w:rPr>
        <w:color w:val="000000"/>
      </w:rPr>
    </w:pPr>
    <w:r>
      <w:tab/>
    </w:r>
    <w:r>
      <w:tab/>
    </w:r>
    <w:r>
      <w:fldChar w:fldCharType="begin"/>
    </w:r>
    <w:r>
      <w:instrText>PAGE</w:instrText>
    </w:r>
    <w:r>
      <w:fldChar w:fldCharType="separate"/>
    </w:r>
    <w:r w:rsidR="002440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8ACD6" w14:textId="77777777" w:rsidR="00041EC0" w:rsidRDefault="00041EC0">
      <w:pPr>
        <w:spacing w:after="0" w:line="240" w:lineRule="auto"/>
      </w:pPr>
      <w:r>
        <w:separator/>
      </w:r>
    </w:p>
  </w:footnote>
  <w:footnote w:type="continuationSeparator" w:id="0">
    <w:p w14:paraId="77FA0F4D" w14:textId="77777777" w:rsidR="00041EC0" w:rsidRDefault="00041E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7761"/>
    <w:multiLevelType w:val="multilevel"/>
    <w:tmpl w:val="32F4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C7BB4"/>
    <w:multiLevelType w:val="hybridMultilevel"/>
    <w:tmpl w:val="1A0CB9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4554198"/>
    <w:multiLevelType w:val="hybridMultilevel"/>
    <w:tmpl w:val="9D487B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B107B77"/>
    <w:multiLevelType w:val="multilevel"/>
    <w:tmpl w:val="CDD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5573C9"/>
    <w:multiLevelType w:val="multilevel"/>
    <w:tmpl w:val="57D2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490A53"/>
    <w:multiLevelType w:val="multilevel"/>
    <w:tmpl w:val="9EA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073450">
    <w:abstractNumId w:val="2"/>
  </w:num>
  <w:num w:numId="2" w16cid:durableId="800072569">
    <w:abstractNumId w:val="1"/>
  </w:num>
  <w:num w:numId="3" w16cid:durableId="728696014">
    <w:abstractNumId w:val="4"/>
  </w:num>
  <w:num w:numId="4" w16cid:durableId="1057824889">
    <w:abstractNumId w:val="0"/>
  </w:num>
  <w:num w:numId="5" w16cid:durableId="716047706">
    <w:abstractNumId w:val="5"/>
  </w:num>
  <w:num w:numId="6" w16cid:durableId="72032500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omie mboma">
    <w15:presenceInfo w15:providerId="Windows Live" w15:userId="a58694736b7c72bf"/>
  </w15:person>
  <w15:person w15:author="Benjamin Rojas">
    <w15:presenceInfo w15:providerId="Windows Live" w15:userId="0594e40ccdf844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4F"/>
    <w:rsid w:val="00041EC0"/>
    <w:rsid w:val="001D0E79"/>
    <w:rsid w:val="001E201F"/>
    <w:rsid w:val="0024408F"/>
    <w:rsid w:val="00271667"/>
    <w:rsid w:val="00354D92"/>
    <w:rsid w:val="003E1F7C"/>
    <w:rsid w:val="004D5558"/>
    <w:rsid w:val="004F5038"/>
    <w:rsid w:val="0051184F"/>
    <w:rsid w:val="007B3177"/>
    <w:rsid w:val="00891F35"/>
    <w:rsid w:val="00912193"/>
    <w:rsid w:val="009E1379"/>
    <w:rsid w:val="00A034FB"/>
    <w:rsid w:val="00A123E8"/>
    <w:rsid w:val="00A977C0"/>
    <w:rsid w:val="00C0515F"/>
    <w:rsid w:val="00DA61F3"/>
    <w:rsid w:val="00DB4F8F"/>
    <w:rsid w:val="00E028F7"/>
    <w:rsid w:val="00E50787"/>
    <w:rsid w:val="00E73B1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9521"/>
  <w15:docId w15:val="{7A547A0E-EF38-4FE9-A45A-EE2F01A6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722"/>
  </w:style>
  <w:style w:type="paragraph" w:styleId="Heading1">
    <w:name w:val="heading 1"/>
    <w:basedOn w:val="Title"/>
    <w:next w:val="Normal"/>
    <w:link w:val="Heading1Char"/>
    <w:uiPriority w:val="9"/>
    <w:qFormat/>
    <w:rsid w:val="00E60722"/>
    <w:pPr>
      <w:keepNext/>
      <w:keepLines/>
      <w:spacing w:before="360"/>
      <w:outlineLvl w:val="0"/>
    </w:pPr>
    <w:rPr>
      <w:rFonts w:ascii="Calibri" w:hAnsi="Calibri"/>
      <w:color w:val="3A3A3A" w:themeColor="background2" w:themeShade="40"/>
      <w:sz w:val="40"/>
      <w:szCs w:val="40"/>
    </w:rPr>
  </w:style>
  <w:style w:type="paragraph" w:styleId="Heading2">
    <w:name w:val="heading 2"/>
    <w:basedOn w:val="Title"/>
    <w:next w:val="Normal"/>
    <w:link w:val="Heading2Char"/>
    <w:uiPriority w:val="9"/>
    <w:unhideWhenUsed/>
    <w:qFormat/>
    <w:rsid w:val="00E60722"/>
    <w:pPr>
      <w:keepNext/>
      <w:keepLines/>
      <w:spacing w:before="160"/>
      <w:outlineLvl w:val="1"/>
    </w:pPr>
    <w:rPr>
      <w:rFonts w:ascii="Calibri" w:hAnsi="Calibri"/>
      <w:color w:val="3A3A3A" w:themeColor="background2" w:themeShade="40"/>
      <w:sz w:val="32"/>
      <w:szCs w:val="32"/>
    </w:rPr>
  </w:style>
  <w:style w:type="paragraph" w:styleId="Heading3">
    <w:name w:val="heading 3"/>
    <w:basedOn w:val="Title"/>
    <w:next w:val="Normal"/>
    <w:link w:val="Heading3Char"/>
    <w:uiPriority w:val="9"/>
    <w:unhideWhenUsed/>
    <w:qFormat/>
    <w:rsid w:val="00E60722"/>
    <w:pPr>
      <w:keepNext/>
      <w:keepLines/>
      <w:spacing w:before="160"/>
      <w:outlineLvl w:val="2"/>
    </w:pPr>
    <w:rPr>
      <w:rFonts w:ascii="Calibri" w:hAnsi="Calibri"/>
      <w:color w:val="3A3A3A" w:themeColor="background2" w:themeShade="40"/>
      <w:sz w:val="28"/>
      <w:szCs w:val="28"/>
    </w:rPr>
  </w:style>
  <w:style w:type="paragraph" w:styleId="Heading4">
    <w:name w:val="heading 4"/>
    <w:basedOn w:val="Normal"/>
    <w:next w:val="Normal"/>
    <w:link w:val="Heading4Char"/>
    <w:uiPriority w:val="9"/>
    <w:semiHidden/>
    <w:unhideWhenUsed/>
    <w:qFormat/>
    <w:rsid w:val="00E60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60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61EDD"/>
    <w:rPr>
      <w:rFonts w:ascii="Calibri" w:eastAsiaTheme="majorEastAsia" w:hAnsi="Calibri" w:cstheme="majorBidi"/>
      <w:color w:val="3A3A3A" w:themeColor="background2" w:themeShade="40"/>
      <w:spacing w:val="-10"/>
      <w:kern w:val="28"/>
      <w:sz w:val="40"/>
      <w:szCs w:val="40"/>
    </w:rPr>
  </w:style>
  <w:style w:type="character" w:customStyle="1" w:styleId="Heading2Char">
    <w:name w:val="Heading 2 Char"/>
    <w:basedOn w:val="DefaultParagraphFont"/>
    <w:link w:val="Heading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Heading3Char">
    <w:name w:val="Heading 3 Char"/>
    <w:basedOn w:val="DefaultParagraphFont"/>
    <w:link w:val="Heading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Heading4Char">
    <w:name w:val="Heading 4 Char"/>
    <w:basedOn w:val="DefaultParagraphFont"/>
    <w:link w:val="Heading4"/>
    <w:uiPriority w:val="9"/>
    <w:semiHidden/>
    <w:rsid w:val="00E60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722"/>
    <w:rPr>
      <w:rFonts w:eastAsiaTheme="majorEastAsia" w:cstheme="majorBidi"/>
      <w:color w:val="272727" w:themeColor="text1" w:themeTint="D8"/>
    </w:rPr>
  </w:style>
  <w:style w:type="character" w:customStyle="1" w:styleId="TitleChar">
    <w:name w:val="Title Char"/>
    <w:basedOn w:val="DefaultParagraphFont"/>
    <w:link w:val="Title"/>
    <w:uiPriority w:val="10"/>
    <w:rsid w:val="00E60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E60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22"/>
    <w:pPr>
      <w:spacing w:before="160"/>
      <w:jc w:val="center"/>
    </w:pPr>
    <w:rPr>
      <w:i/>
      <w:iCs/>
      <w:color w:val="404040" w:themeColor="text1" w:themeTint="BF"/>
    </w:rPr>
  </w:style>
  <w:style w:type="character" w:customStyle="1" w:styleId="QuoteChar">
    <w:name w:val="Quote Char"/>
    <w:basedOn w:val="DefaultParagraphFont"/>
    <w:link w:val="Quote"/>
    <w:uiPriority w:val="29"/>
    <w:rsid w:val="00E60722"/>
    <w:rPr>
      <w:i/>
      <w:iCs/>
      <w:color w:val="404040" w:themeColor="text1" w:themeTint="BF"/>
    </w:rPr>
  </w:style>
  <w:style w:type="paragraph" w:styleId="ListParagraph">
    <w:name w:val="List Paragraph"/>
    <w:basedOn w:val="Normal"/>
    <w:uiPriority w:val="34"/>
    <w:qFormat/>
    <w:rsid w:val="00E60722"/>
    <w:pPr>
      <w:ind w:left="720"/>
      <w:contextualSpacing/>
    </w:pPr>
  </w:style>
  <w:style w:type="character" w:styleId="IntenseEmphasis">
    <w:name w:val="Intense Emphasis"/>
    <w:basedOn w:val="DefaultParagraphFont"/>
    <w:uiPriority w:val="21"/>
    <w:qFormat/>
    <w:rsid w:val="00E60722"/>
    <w:rPr>
      <w:i/>
      <w:iCs/>
      <w:color w:val="0F4761" w:themeColor="accent1" w:themeShade="BF"/>
    </w:rPr>
  </w:style>
  <w:style w:type="paragraph" w:styleId="IntenseQuote">
    <w:name w:val="Intense Quote"/>
    <w:basedOn w:val="Normal"/>
    <w:next w:val="Normal"/>
    <w:link w:val="IntenseQuoteCh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722"/>
    <w:rPr>
      <w:i/>
      <w:iCs/>
      <w:color w:val="0F4761" w:themeColor="accent1" w:themeShade="BF"/>
    </w:rPr>
  </w:style>
  <w:style w:type="character" w:styleId="IntenseReference">
    <w:name w:val="Intense Reference"/>
    <w:basedOn w:val="DefaultParagraphFont"/>
    <w:uiPriority w:val="32"/>
    <w:qFormat/>
    <w:rsid w:val="00E60722"/>
    <w:rPr>
      <w:b/>
      <w:bCs/>
      <w:smallCaps/>
      <w:color w:val="0F4761" w:themeColor="accent1" w:themeShade="BF"/>
      <w:spacing w:val="5"/>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722"/>
  </w:style>
  <w:style w:type="character" w:styleId="SubtleReference">
    <w:name w:val="Subtle Reference"/>
    <w:basedOn w:val="DefaultParagraphFont"/>
    <w:uiPriority w:val="31"/>
    <w:qFormat/>
    <w:rsid w:val="00E60722"/>
    <w:rPr>
      <w:smallCaps/>
      <w:color w:val="5A5A5A" w:themeColor="text1" w:themeTint="A5"/>
    </w:rPr>
  </w:style>
  <w:style w:type="paragraph" w:styleId="TOCHeading">
    <w:name w:val="TOC Heading"/>
    <w:basedOn w:val="Heading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rPr>
  </w:style>
  <w:style w:type="paragraph" w:styleId="TOC1">
    <w:name w:val="toc 1"/>
    <w:basedOn w:val="Normal"/>
    <w:next w:val="Normal"/>
    <w:autoRedefine/>
    <w:uiPriority w:val="39"/>
    <w:unhideWhenUsed/>
    <w:rsid w:val="00E60722"/>
    <w:pPr>
      <w:spacing w:after="100"/>
    </w:pPr>
  </w:style>
  <w:style w:type="paragraph" w:styleId="TOC2">
    <w:name w:val="toc 2"/>
    <w:basedOn w:val="Normal"/>
    <w:next w:val="Normal"/>
    <w:autoRedefine/>
    <w:uiPriority w:val="39"/>
    <w:unhideWhenUsed/>
    <w:rsid w:val="00E60722"/>
    <w:pPr>
      <w:spacing w:after="100"/>
      <w:ind w:left="220"/>
    </w:pPr>
  </w:style>
  <w:style w:type="paragraph" w:styleId="TOC3">
    <w:name w:val="toc 3"/>
    <w:basedOn w:val="Normal"/>
    <w:next w:val="Normal"/>
    <w:autoRedefine/>
    <w:uiPriority w:val="39"/>
    <w:unhideWhenUsed/>
    <w:rsid w:val="00E60722"/>
    <w:pPr>
      <w:spacing w:after="100"/>
      <w:ind w:left="440"/>
    </w:p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E60722"/>
    <w:pPr>
      <w:spacing w:after="0" w:line="240" w:lineRule="auto"/>
    </w:pPr>
  </w:style>
  <w:style w:type="character" w:customStyle="1" w:styleId="NoSpacingChar">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95F9A"/>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eNormal"/>
    <w:pPr>
      <w:spacing w:after="0" w:line="240" w:lineRule="auto"/>
    </w:pPr>
    <w:tblPr>
      <w:tblStyleRowBandSize w:val="1"/>
      <w:tblStyleColBandSize w:val="1"/>
    </w:tblPr>
  </w:style>
  <w:style w:type="paragraph" w:styleId="Revision">
    <w:name w:val="Revision"/>
    <w:hidden/>
    <w:uiPriority w:val="99"/>
    <w:semiHidden/>
    <w:rsid w:val="00A034F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135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Props1.xml><?xml version="1.0" encoding="utf-8"?>
<ds:datastoreItem xmlns:ds="http://schemas.openxmlformats.org/officeDocument/2006/customXml" ds:itemID="{AD64260C-1345-4C21-A804-B9FBE7B91489}">
  <ds:schemaRefs>
    <ds:schemaRef ds:uri="http://schemas.microsoft.com/sharepoint/v3/contenttype/forms"/>
  </ds:schemaRefs>
</ds:datastoreItem>
</file>

<file path=customXml/itemProps2.xml><?xml version="1.0" encoding="utf-8"?>
<ds:datastoreItem xmlns:ds="http://schemas.openxmlformats.org/officeDocument/2006/customXml" ds:itemID="{A5C61161-19E4-4D42-A5DA-EC591AFE0A7D}">
  <ds:schemaRefs>
    <ds:schemaRef ds:uri="http://schemas.openxmlformats.org/officeDocument/2006/bibliography"/>
  </ds:schemaRefs>
</ds:datastoreItem>
</file>

<file path=customXml/itemProps3.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D51EB97A-8C7A-4EE1-A3AD-E57FDBFA6BEE}">
  <ds:schemaRefs>
    <ds:schemaRef ds:uri="http://schemas.microsoft.com/office/2006/metadata/properties"/>
    <ds:schemaRef ds:uri="http://schemas.microsoft.com/office/infopath/2007/PartnerControls"/>
    <ds:schemaRef ds:uri="b16a9495-4dfd-42d3-807b-98cb11f03b43"/>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5</Pages>
  <Words>1767</Words>
  <Characters>10074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 Zorzi</dc:creator>
  <cp:lastModifiedBy>Benjamin Rojas</cp:lastModifiedBy>
  <cp:revision>3</cp:revision>
  <dcterms:created xsi:type="dcterms:W3CDTF">2026-10-23T15:34:00Z</dcterms:created>
  <dcterms:modified xsi:type="dcterms:W3CDTF">2026-10-24T19:16:00Z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